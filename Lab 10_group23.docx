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25C2" w:rsidRPr="00900128" w:rsidRDefault="003B25C2" w:rsidP="003B25C2">
      <w:pPr>
        <w:pStyle w:val="Sp19a"/>
        <w:jc w:val="right"/>
        <w:rPr>
          <w:ins w:id="0" w:author="Ishaan Dey" w:date="2019-04-17T17:22:00Z"/>
          <w:b/>
          <w:rPrChange w:id="1" w:author="Ishaan Dey" w:date="2019-04-17T17:23:00Z">
            <w:rPr>
              <w:ins w:id="2" w:author="Ishaan Dey" w:date="2019-04-17T17:22:00Z"/>
            </w:rPr>
          </w:rPrChange>
        </w:rPr>
      </w:pPr>
      <w:ins w:id="3" w:author="Ishaan Dey" w:date="2019-04-17T17:21:00Z">
        <w:r w:rsidRPr="00900128">
          <w:rPr>
            <w:b/>
            <w:rPrChange w:id="4" w:author="Ishaan Dey" w:date="2019-04-17T17:23:00Z">
              <w:rPr/>
            </w:rPrChange>
          </w:rPr>
          <w:t>Grou</w:t>
        </w:r>
      </w:ins>
      <w:ins w:id="5" w:author="Ishaan Dey" w:date="2019-04-17T17:22:00Z">
        <w:r w:rsidRPr="00900128">
          <w:rPr>
            <w:b/>
            <w:rPrChange w:id="6" w:author="Ishaan Dey" w:date="2019-04-17T17:23:00Z">
              <w:rPr/>
            </w:rPrChange>
          </w:rPr>
          <w:t>p 23</w:t>
        </w:r>
      </w:ins>
    </w:p>
    <w:p w:rsidR="003B25C2" w:rsidRDefault="003B25C2" w:rsidP="003B25C2">
      <w:pPr>
        <w:pStyle w:val="Sp19a"/>
        <w:jc w:val="right"/>
        <w:rPr>
          <w:ins w:id="7" w:author="Ishaan Dey" w:date="2019-04-17T17:22:00Z"/>
        </w:rPr>
      </w:pPr>
      <w:ins w:id="8" w:author="Ishaan Dey" w:date="2019-04-17T17:22:00Z">
        <w:r>
          <w:t>Ishaan Dey</w:t>
        </w:r>
      </w:ins>
    </w:p>
    <w:p w:rsidR="003B25C2" w:rsidRDefault="003B25C2" w:rsidP="003B25C2">
      <w:pPr>
        <w:pStyle w:val="Sp19a"/>
        <w:jc w:val="right"/>
        <w:rPr>
          <w:ins w:id="9" w:author="Ishaan Dey" w:date="2019-04-17T17:23:00Z"/>
        </w:rPr>
      </w:pPr>
      <w:ins w:id="10" w:author="Ishaan Dey" w:date="2019-04-17T17:23:00Z">
        <w:r>
          <w:t>Jedidiah Park</w:t>
        </w:r>
      </w:ins>
    </w:p>
    <w:p w:rsidR="003B25C2" w:rsidRDefault="003B25C2" w:rsidP="003B25C2">
      <w:pPr>
        <w:pStyle w:val="Sp19a"/>
        <w:jc w:val="right"/>
        <w:rPr>
          <w:ins w:id="11" w:author="Ishaan Dey" w:date="2019-04-17T17:23:00Z"/>
        </w:rPr>
      </w:pPr>
      <w:ins w:id="12" w:author="Ishaan Dey" w:date="2019-04-17T17:23:00Z">
        <w:r>
          <w:t>Angela Li</w:t>
        </w:r>
      </w:ins>
    </w:p>
    <w:p w:rsidR="003B25C2" w:rsidRDefault="003B25C2" w:rsidP="003B25C2">
      <w:pPr>
        <w:pStyle w:val="Sp19a"/>
        <w:jc w:val="right"/>
        <w:rPr>
          <w:ins w:id="13" w:author="Ishaan Dey" w:date="2019-04-17T17:23:00Z"/>
        </w:rPr>
      </w:pPr>
      <w:ins w:id="14" w:author="Ishaan Dey" w:date="2019-04-17T17:23:00Z">
        <w:r>
          <w:t>Austin Rule</w:t>
        </w:r>
      </w:ins>
    </w:p>
    <w:p w:rsidR="00900128" w:rsidRDefault="00900128" w:rsidP="003B25C2">
      <w:pPr>
        <w:pStyle w:val="Sp19a"/>
        <w:jc w:val="right"/>
        <w:rPr>
          <w:ins w:id="15" w:author="Ishaan Dey" w:date="2019-04-17T17:23:00Z"/>
        </w:rPr>
      </w:pPr>
      <w:ins w:id="16" w:author="Ishaan Dey" w:date="2019-04-17T17:23:00Z">
        <w:r>
          <w:t>Lab #10</w:t>
        </w:r>
      </w:ins>
    </w:p>
    <w:p w:rsidR="00900128" w:rsidRDefault="00900128">
      <w:pPr>
        <w:pStyle w:val="Sp19a"/>
        <w:jc w:val="right"/>
        <w:rPr>
          <w:ins w:id="17" w:author="Ishaan Dey" w:date="2019-04-17T17:21:00Z"/>
        </w:rPr>
        <w:pPrChange w:id="18" w:author="Ishaan Dey" w:date="2019-04-17T17:21:00Z">
          <w:pPr>
            <w:pStyle w:val="Sp19a"/>
          </w:pPr>
        </w:pPrChange>
      </w:pPr>
      <w:ins w:id="19" w:author="Ishaan Dey" w:date="2019-04-17T17:23:00Z">
        <w:r>
          <w:t>4/17/19</w:t>
        </w:r>
      </w:ins>
    </w:p>
    <w:p w:rsidR="003B25C2" w:rsidRDefault="003B25C2" w:rsidP="00701C75">
      <w:pPr>
        <w:pStyle w:val="Sp19a"/>
        <w:rPr>
          <w:ins w:id="20" w:author="Ishaan Dey" w:date="2019-04-17T17:21:00Z"/>
        </w:rPr>
      </w:pPr>
    </w:p>
    <w:p w:rsidR="004739BB" w:rsidRPr="009F05AA" w:rsidRDefault="004739BB" w:rsidP="00701C75">
      <w:pPr>
        <w:pStyle w:val="Sp19a"/>
      </w:pPr>
      <w:r w:rsidRPr="009F05AA">
        <w:t>ECON 3720</w:t>
      </w:r>
    </w:p>
    <w:p w:rsidR="004739BB" w:rsidRPr="009F05AA" w:rsidRDefault="004739BB" w:rsidP="004A7CB6">
      <w:pPr>
        <w:pStyle w:val="Sp19a"/>
      </w:pPr>
      <w:r w:rsidRPr="009F05AA">
        <w:t>University of Virginia</w:t>
      </w:r>
    </w:p>
    <w:p w:rsidR="004739BB" w:rsidRPr="009F05AA" w:rsidRDefault="004739BB" w:rsidP="004A7CB6">
      <w:pPr>
        <w:pStyle w:val="Sp19a"/>
      </w:pPr>
      <w:r w:rsidRPr="009F05AA">
        <w:t>Ron Michener</w:t>
      </w:r>
    </w:p>
    <w:p w:rsidR="004739BB" w:rsidRPr="009F05AA" w:rsidRDefault="00CB7BAF" w:rsidP="004A7CB6">
      <w:pPr>
        <w:pStyle w:val="Sp19a"/>
        <w:rPr>
          <w:i/>
        </w:rPr>
      </w:pPr>
      <w:proofErr w:type="gramStart"/>
      <w:r w:rsidRPr="009F05AA">
        <w:rPr>
          <w:i/>
        </w:rPr>
        <w:t xml:space="preserve">Lab </w:t>
      </w:r>
      <w:r w:rsidR="004739BB" w:rsidRPr="009F05AA">
        <w:rPr>
          <w:i/>
        </w:rPr>
        <w:t xml:space="preserve"> #</w:t>
      </w:r>
      <w:proofErr w:type="gramEnd"/>
      <w:r w:rsidR="00F779DA" w:rsidRPr="009F05AA">
        <w:rPr>
          <w:i/>
        </w:rPr>
        <w:t>10</w:t>
      </w:r>
    </w:p>
    <w:p w:rsidR="00414ADA" w:rsidRPr="009F05AA" w:rsidRDefault="00414ADA" w:rsidP="004A7CB6">
      <w:pPr>
        <w:pStyle w:val="Sp19a"/>
      </w:pPr>
    </w:p>
    <w:p w:rsidR="00414ADA" w:rsidRPr="009F05AA" w:rsidRDefault="00414ADA" w:rsidP="004A7CB6">
      <w:pPr>
        <w:pStyle w:val="Sp19a"/>
      </w:pPr>
      <w:r w:rsidRPr="009F05AA">
        <w:t xml:space="preserve">This assignment is an exercise in estimating probabilities using both the linear probability model, logit, and </w:t>
      </w:r>
      <w:proofErr w:type="spellStart"/>
      <w:r w:rsidRPr="009F05AA">
        <w:t>probit</w:t>
      </w:r>
      <w:proofErr w:type="spellEnd"/>
      <w:r w:rsidRPr="009F05AA">
        <w:t>. You will gain experience in how to handle a dummy dependent variable.</w:t>
      </w:r>
    </w:p>
    <w:p w:rsidR="00414ADA" w:rsidRPr="009F05AA" w:rsidRDefault="00414ADA" w:rsidP="004A7CB6">
      <w:pPr>
        <w:pStyle w:val="Sp19a"/>
      </w:pPr>
    </w:p>
    <w:p w:rsidR="00414ADA" w:rsidRPr="009F05AA" w:rsidRDefault="00414ADA" w:rsidP="004A7CB6">
      <w:pPr>
        <w:pStyle w:val="Sp19a"/>
      </w:pPr>
      <w:r w:rsidRPr="009F05AA">
        <w:t>The data set contains observations on several variables for all 120 counties in Kentucky. You will use the data to estimate the probabilities that counties will choose to be wet or dry; that is, whether they will allow the legal sales of alcoholic beverages. The data were gathered in the 1990s and m</w:t>
      </w:r>
      <w:r w:rsidR="004739BB" w:rsidRPr="009F05AA">
        <w:t>any</w:t>
      </w:r>
      <w:r w:rsidRPr="009F05AA">
        <w:t xml:space="preserve"> of the variables were measured in 1990.</w:t>
      </w:r>
      <w:r w:rsidR="00CC2613" w:rsidRPr="009F05AA">
        <w:t xml:space="preserve"> </w:t>
      </w:r>
      <w:r w:rsidR="00CF444D" w:rsidRPr="009F05AA">
        <w:t>It is helpful to know that a</w:t>
      </w:r>
      <w:r w:rsidR="00CC2613" w:rsidRPr="009F05AA">
        <w:t>mong major denominations, Baptists tend to be the least tolerant of alcohol, while Catholics tend to be among the most permissive – the difference is likely cultural and historical rather than theological, but that is another story.</w:t>
      </w:r>
    </w:p>
    <w:p w:rsidR="00414ADA" w:rsidRPr="009F05AA" w:rsidRDefault="00414ADA" w:rsidP="004A7CB6">
      <w:pPr>
        <w:pStyle w:val="Sp19a"/>
      </w:pPr>
    </w:p>
    <w:p w:rsidR="00414ADA" w:rsidRPr="009F05AA" w:rsidRDefault="00CF20FA" w:rsidP="004A7CB6">
      <w:pPr>
        <w:pStyle w:val="Sp19a"/>
      </w:pPr>
      <w:proofErr w:type="spellStart"/>
      <w:r>
        <w:t>W</w:t>
      </w:r>
      <w:r w:rsidR="00414ADA" w:rsidRPr="009F05AA">
        <w:t>et</w:t>
      </w:r>
      <w:r w:rsidR="00414ADA" w:rsidRPr="009F05AA">
        <w:rPr>
          <w:vertAlign w:val="subscript"/>
        </w:rPr>
        <w:t>i</w:t>
      </w:r>
      <w:proofErr w:type="spellEnd"/>
      <w:r w:rsidR="00414ADA" w:rsidRPr="009F05AA">
        <w:t xml:space="preserve"> = A dummy variable that is equal to one if county </w:t>
      </w:r>
      <w:proofErr w:type="spellStart"/>
      <w:r w:rsidR="00414ADA" w:rsidRPr="009F05AA">
        <w:t>i</w:t>
      </w:r>
      <w:proofErr w:type="spellEnd"/>
      <w:r w:rsidR="00414ADA" w:rsidRPr="009F05AA">
        <w:t xml:space="preserve"> is wet, zero if otherwise.</w:t>
      </w:r>
    </w:p>
    <w:p w:rsidR="00414ADA" w:rsidRPr="009F05AA" w:rsidRDefault="00D01DF7" w:rsidP="004A7CB6">
      <w:pPr>
        <w:pStyle w:val="Sp19a"/>
      </w:pPr>
      <w:proofErr w:type="spellStart"/>
      <w:r>
        <w:t>B</w:t>
      </w:r>
      <w:r w:rsidR="00414ADA" w:rsidRPr="009F05AA">
        <w:t>aptist</w:t>
      </w:r>
      <w:r w:rsidR="00414ADA" w:rsidRPr="009F05AA">
        <w:rPr>
          <w:vertAlign w:val="subscript"/>
        </w:rPr>
        <w:t>i</w:t>
      </w:r>
      <w:proofErr w:type="spellEnd"/>
      <w:r w:rsidR="00414ADA" w:rsidRPr="009F05AA">
        <w:t xml:space="preserve"> = The percentage of the population of county </w:t>
      </w:r>
      <w:proofErr w:type="spellStart"/>
      <w:r w:rsidR="00414ADA" w:rsidRPr="009F05AA">
        <w:t>i</w:t>
      </w:r>
      <w:proofErr w:type="spellEnd"/>
      <w:r w:rsidR="00414ADA" w:rsidRPr="009F05AA">
        <w:t xml:space="preserve"> that is affiliated with the Baptist church, including Southern and United Baptist churches.</w:t>
      </w:r>
    </w:p>
    <w:p w:rsidR="00414ADA" w:rsidRPr="009F05AA" w:rsidRDefault="00D01DF7" w:rsidP="004A7CB6">
      <w:pPr>
        <w:pStyle w:val="Sp19a"/>
      </w:pPr>
      <w:r>
        <w:t>C</w:t>
      </w:r>
      <w:r w:rsidR="00414ADA" w:rsidRPr="009F05AA">
        <w:t>atholic</w:t>
      </w:r>
      <w:r w:rsidR="00414ADA" w:rsidRPr="009F05AA">
        <w:rPr>
          <w:vertAlign w:val="subscript"/>
        </w:rPr>
        <w:t>i</w:t>
      </w:r>
      <w:r w:rsidR="00414ADA" w:rsidRPr="009F05AA">
        <w:t xml:space="preserve"> = The percentage of the population in county </w:t>
      </w:r>
      <w:proofErr w:type="spellStart"/>
      <w:r w:rsidR="00CC2613" w:rsidRPr="009F05AA">
        <w:t>i</w:t>
      </w:r>
      <w:proofErr w:type="spellEnd"/>
      <w:r w:rsidR="00414ADA" w:rsidRPr="009F05AA">
        <w:t xml:space="preserve"> that is a member of the Roman Catholic church.</w:t>
      </w:r>
    </w:p>
    <w:p w:rsidR="00414ADA" w:rsidRPr="009F05AA" w:rsidRDefault="00CF20FA" w:rsidP="004A7CB6">
      <w:pPr>
        <w:pStyle w:val="Sp19a"/>
      </w:pPr>
      <w:proofErr w:type="spellStart"/>
      <w:r>
        <w:t>P</w:t>
      </w:r>
      <w:r w:rsidR="00EE3A90">
        <w:t>ercen</w:t>
      </w:r>
      <w:r>
        <w:t>t_nonwhite</w:t>
      </w:r>
      <w:r w:rsidR="00414ADA" w:rsidRPr="009F05AA">
        <w:rPr>
          <w:vertAlign w:val="subscript"/>
        </w:rPr>
        <w:t>i</w:t>
      </w:r>
      <w:proofErr w:type="spellEnd"/>
      <w:r w:rsidR="00414ADA" w:rsidRPr="009F05AA">
        <w:t xml:space="preserve"> = The percentage of the population in county </w:t>
      </w:r>
      <w:proofErr w:type="spellStart"/>
      <w:r w:rsidR="00CC2613" w:rsidRPr="009F05AA">
        <w:t>i</w:t>
      </w:r>
      <w:proofErr w:type="spellEnd"/>
      <w:r w:rsidR="00414ADA" w:rsidRPr="009F05AA">
        <w:t xml:space="preserve"> that is African-American plus the percentage of the total population of county </w:t>
      </w:r>
      <w:proofErr w:type="spellStart"/>
      <w:r w:rsidR="00CC2613" w:rsidRPr="009F05AA">
        <w:t>i</w:t>
      </w:r>
      <w:proofErr w:type="spellEnd"/>
      <w:r w:rsidR="00414ADA" w:rsidRPr="009F05AA">
        <w:t xml:space="preserve"> that is Hispanic.</w:t>
      </w:r>
    </w:p>
    <w:p w:rsidR="00414ADA" w:rsidRPr="009F05AA" w:rsidRDefault="00414ADA" w:rsidP="004A7CB6">
      <w:pPr>
        <w:pStyle w:val="Sp19a"/>
      </w:pPr>
      <w:proofErr w:type="spellStart"/>
      <w:r w:rsidRPr="009F05AA">
        <w:t>RUC_code</w:t>
      </w:r>
      <w:r w:rsidR="00CC2613" w:rsidRPr="009F05AA">
        <w:rPr>
          <w:vertAlign w:val="subscript"/>
        </w:rPr>
        <w:t>i</w:t>
      </w:r>
      <w:proofErr w:type="spellEnd"/>
      <w:r w:rsidRPr="009F05AA">
        <w:t xml:space="preserve"> = The USDA rural-urban continuum code for the county</w:t>
      </w:r>
      <w:r w:rsidR="00CC2613" w:rsidRPr="009F05AA">
        <w:t xml:space="preserve">. Counties are coded on degree of urbanization, where zero is the most urban and nine is the least urban. A full description is available here. </w:t>
      </w:r>
      <w:hyperlink r:id="rId7" w:history="1">
        <w:r w:rsidR="00CC2613" w:rsidRPr="004A7CB6">
          <w:t>http://www.ers.usda.gov/briefing/Rurality/RuralUrbCon/</w:t>
        </w:r>
      </w:hyperlink>
    </w:p>
    <w:p w:rsidR="00D239C0" w:rsidRPr="009F05AA" w:rsidRDefault="00D239C0" w:rsidP="004A7CB6">
      <w:pPr>
        <w:pStyle w:val="Sp19a"/>
      </w:pPr>
      <w:r w:rsidRPr="009F05AA">
        <w:rPr>
          <w:lang w:val="en-CA"/>
        </w:rPr>
        <w:fldChar w:fldCharType="begin"/>
      </w:r>
      <w:r w:rsidRPr="009F05AA">
        <w:rPr>
          <w:lang w:val="en-CA"/>
        </w:rPr>
        <w:instrText xml:space="preserve"> SEQ CHAPTER \h \r 1</w:instrText>
      </w:r>
      <w:r w:rsidRPr="009F05AA">
        <w:rPr>
          <w:lang w:val="en-CA"/>
        </w:rPr>
        <w:fldChar w:fldCharType="end"/>
      </w:r>
    </w:p>
    <w:p w:rsidR="00D239C0" w:rsidRPr="009F05AA" w:rsidRDefault="00D239C0" w:rsidP="004A7CB6">
      <w:pPr>
        <w:pStyle w:val="Sp19a"/>
      </w:pPr>
      <w:r w:rsidRPr="009F05AA">
        <w:rPr>
          <w:u w:val="single"/>
        </w:rPr>
        <w:t>Step I</w:t>
      </w:r>
      <w:r w:rsidRPr="009F05AA">
        <w:t>.</w:t>
      </w:r>
    </w:p>
    <w:p w:rsidR="00E35152" w:rsidRPr="009F05AA" w:rsidRDefault="00E35152" w:rsidP="004A7CB6">
      <w:pPr>
        <w:pStyle w:val="Sp19a"/>
      </w:pPr>
    </w:p>
    <w:p w:rsidR="00DD7B1E" w:rsidRPr="00D55EA3" w:rsidRDefault="005C18EF" w:rsidP="004A7CB6">
      <w:pPr>
        <w:pStyle w:val="Sp19a"/>
        <w:rPr>
          <w:b/>
          <w:rPrChange w:id="21" w:author="Ishaan Dey" w:date="2019-04-11T20:34:00Z">
            <w:rPr/>
          </w:rPrChange>
        </w:rPr>
      </w:pPr>
      <w:r w:rsidRPr="00D55EA3">
        <w:rPr>
          <w:b/>
          <w:rPrChange w:id="22" w:author="Ishaan Dey" w:date="2019-04-11T20:34:00Z">
            <w:rPr/>
          </w:rPrChange>
        </w:rPr>
        <w:t xml:space="preserve">(5 points) </w:t>
      </w:r>
      <w:r w:rsidR="00622EE5" w:rsidRPr="00D55EA3">
        <w:rPr>
          <w:b/>
          <w:rPrChange w:id="23" w:author="Ishaan Dey" w:date="2019-04-11T20:34:00Z">
            <w:rPr/>
          </w:rPrChange>
        </w:rPr>
        <w:t xml:space="preserve">You are to fit a </w:t>
      </w:r>
      <w:r w:rsidR="0025730C" w:rsidRPr="00D55EA3">
        <w:rPr>
          <w:b/>
          <w:rPrChange w:id="24" w:author="Ishaan Dey" w:date="2019-04-11T20:34:00Z">
            <w:rPr/>
          </w:rPrChange>
        </w:rPr>
        <w:t xml:space="preserve">linear probability </w:t>
      </w:r>
      <w:r w:rsidR="00622EE5" w:rsidRPr="00D55EA3">
        <w:rPr>
          <w:b/>
          <w:rPrChange w:id="25" w:author="Ishaan Dey" w:date="2019-04-11T20:34:00Z">
            <w:rPr/>
          </w:rPrChange>
        </w:rPr>
        <w:t>model</w:t>
      </w:r>
      <w:r w:rsidR="00EC43A4" w:rsidRPr="00D55EA3">
        <w:rPr>
          <w:b/>
          <w:rPrChange w:id="26" w:author="Ishaan Dey" w:date="2019-04-11T20:34:00Z">
            <w:rPr/>
          </w:rPrChange>
        </w:rPr>
        <w:t xml:space="preserve"> explaining </w:t>
      </w:r>
      <w:r w:rsidR="00965B3D" w:rsidRPr="00D55EA3">
        <w:rPr>
          <w:b/>
          <w:rPrChange w:id="27" w:author="Ishaan Dey" w:date="2019-04-11T20:34:00Z">
            <w:rPr/>
          </w:rPrChange>
        </w:rPr>
        <w:t>wet</w:t>
      </w:r>
      <w:r w:rsidR="00EC43A4" w:rsidRPr="00D55EA3">
        <w:rPr>
          <w:b/>
          <w:rPrChange w:id="28" w:author="Ishaan Dey" w:date="2019-04-11T20:34:00Z">
            <w:rPr/>
          </w:rPrChange>
        </w:rPr>
        <w:t xml:space="preserve"> with all the other variables as explanatory variables</w:t>
      </w:r>
      <w:r w:rsidR="00622EE5" w:rsidRPr="00D55EA3">
        <w:rPr>
          <w:b/>
          <w:rPrChange w:id="29" w:author="Ishaan Dey" w:date="2019-04-11T20:34:00Z">
            <w:rPr/>
          </w:rPrChange>
        </w:rPr>
        <w:t xml:space="preserve">, treating the variable </w:t>
      </w:r>
      <w:proofErr w:type="spellStart"/>
      <w:r w:rsidR="00622EE5" w:rsidRPr="00D55EA3">
        <w:rPr>
          <w:b/>
          <w:rPrChange w:id="30" w:author="Ishaan Dey" w:date="2019-04-11T20:34:00Z">
            <w:rPr/>
          </w:rPrChange>
        </w:rPr>
        <w:t>RUC_code</w:t>
      </w:r>
      <w:proofErr w:type="spellEnd"/>
      <w:r w:rsidR="00622EE5" w:rsidRPr="00D55EA3">
        <w:rPr>
          <w:b/>
          <w:rPrChange w:id="31" w:author="Ishaan Dey" w:date="2019-04-11T20:34:00Z">
            <w:rPr/>
          </w:rPrChange>
        </w:rPr>
        <w:t xml:space="preserve"> as a quantitative variable. </w:t>
      </w:r>
      <w:r w:rsidR="00D239C0" w:rsidRPr="00D55EA3">
        <w:rPr>
          <w:b/>
          <w:rPrChange w:id="32" w:author="Ishaan Dey" w:date="2019-04-11T20:34:00Z">
            <w:rPr/>
          </w:rPrChange>
        </w:rPr>
        <w:t xml:space="preserve">What signs do you expect to </w:t>
      </w:r>
      <w:r w:rsidR="0025730C" w:rsidRPr="00D55EA3">
        <w:rPr>
          <w:b/>
          <w:rPrChange w:id="33" w:author="Ishaan Dey" w:date="2019-04-11T20:34:00Z">
            <w:rPr/>
          </w:rPrChange>
        </w:rPr>
        <w:t>get</w:t>
      </w:r>
      <w:r w:rsidR="00EC43A4" w:rsidRPr="00D55EA3">
        <w:rPr>
          <w:b/>
          <w:rPrChange w:id="34" w:author="Ishaan Dey" w:date="2019-04-11T20:34:00Z">
            <w:rPr/>
          </w:rPrChange>
        </w:rPr>
        <w:t>?</w:t>
      </w:r>
      <w:r w:rsidR="00D239C0" w:rsidRPr="00D55EA3">
        <w:rPr>
          <w:b/>
          <w:rPrChange w:id="35" w:author="Ishaan Dey" w:date="2019-04-11T20:34:00Z">
            <w:rPr/>
          </w:rPrChange>
        </w:rPr>
        <w:t xml:space="preserve"> Fit the </w:t>
      </w:r>
      <w:r w:rsidR="0025730C" w:rsidRPr="00D55EA3">
        <w:rPr>
          <w:b/>
          <w:rPrChange w:id="36" w:author="Ishaan Dey" w:date="2019-04-11T20:34:00Z">
            <w:rPr/>
          </w:rPrChange>
        </w:rPr>
        <w:t>m</w:t>
      </w:r>
      <w:r w:rsidR="00D239C0" w:rsidRPr="00D55EA3">
        <w:rPr>
          <w:b/>
          <w:rPrChange w:id="37" w:author="Ishaan Dey" w:date="2019-04-11T20:34:00Z">
            <w:rPr/>
          </w:rPrChange>
        </w:rPr>
        <w:t>odel with OLS and include the results in your report.</w:t>
      </w:r>
      <w:r w:rsidR="00A5317B" w:rsidRPr="00D55EA3">
        <w:rPr>
          <w:b/>
          <w:rPrChange w:id="38" w:author="Ishaan Dey" w:date="2019-04-11T20:34:00Z">
            <w:rPr/>
          </w:rPrChange>
        </w:rPr>
        <w:t xml:space="preserve">   </w:t>
      </w:r>
      <w:r w:rsidR="00A5317B" w:rsidRPr="00D55EA3">
        <w:rPr>
          <w:b/>
          <w:color w:val="FFFFFF" w:themeColor="background1"/>
          <w:sz w:val="2"/>
          <w:szCs w:val="2"/>
          <w:rPrChange w:id="39" w:author="Ishaan Dey" w:date="2019-04-11T20:34:00Z">
            <w:rPr>
              <w:color w:val="FFFFFF" w:themeColor="background1"/>
              <w:sz w:val="2"/>
              <w:szCs w:val="2"/>
            </w:rPr>
          </w:rPrChange>
        </w:rPr>
        <w:t>Sp9a</w:t>
      </w:r>
    </w:p>
    <w:p w:rsidR="00DD7B1E" w:rsidRPr="009F05AA" w:rsidRDefault="00392178" w:rsidP="002F5807">
      <w:pPr>
        <w:pStyle w:val="StyleSp181pt"/>
      </w:pPr>
      <w:r>
        <w:t xml:space="preserve"> </w:t>
      </w:r>
    </w:p>
    <w:p w:rsidR="00452F26" w:rsidRDefault="00D55EA3" w:rsidP="004A7CB6">
      <w:pPr>
        <w:pStyle w:val="Sp19a"/>
        <w:rPr>
          <w:ins w:id="40" w:author="Ishaan Dey" w:date="2019-04-11T20:35:00Z"/>
        </w:rPr>
      </w:pPr>
      <w:proofErr w:type="spellStart"/>
      <w:ins w:id="41" w:author="Ishaan Dey" w:date="2019-04-11T20:35:00Z">
        <w:r>
          <w:t>B</w:t>
        </w:r>
        <w:r>
          <w:rPr>
            <w:vertAlign w:val="subscript"/>
          </w:rPr>
          <w:t>Baptist</w:t>
        </w:r>
        <w:proofErr w:type="spellEnd"/>
        <w:r>
          <w:t>:</w:t>
        </w:r>
      </w:ins>
      <w:ins w:id="42" w:author="Ishaan Dey" w:date="2019-04-11T20:36:00Z">
        <w:r>
          <w:tab/>
          <w:t>Negative, as Baptists are intolerant of alcohol</w:t>
        </w:r>
      </w:ins>
    </w:p>
    <w:p w:rsidR="00D55EA3" w:rsidRDefault="00D55EA3" w:rsidP="004A7CB6">
      <w:pPr>
        <w:pStyle w:val="Sp19a"/>
        <w:rPr>
          <w:ins w:id="43" w:author="Ishaan Dey" w:date="2019-04-11T20:35:00Z"/>
        </w:rPr>
      </w:pPr>
      <w:proofErr w:type="spellStart"/>
      <w:ins w:id="44" w:author="Ishaan Dey" w:date="2019-04-11T20:35:00Z">
        <w:r>
          <w:t>B</w:t>
        </w:r>
        <w:r>
          <w:rPr>
            <w:vertAlign w:val="subscript"/>
          </w:rPr>
          <w:t>Catholic</w:t>
        </w:r>
        <w:proofErr w:type="spellEnd"/>
        <w:r>
          <w:t>:</w:t>
        </w:r>
      </w:ins>
      <w:ins w:id="45" w:author="Ishaan Dey" w:date="2019-04-11T20:36:00Z">
        <w:r>
          <w:tab/>
          <w:t>Positive, as Catholics are permissive of alcohol</w:t>
        </w:r>
      </w:ins>
    </w:p>
    <w:p w:rsidR="00D55EA3" w:rsidRPr="00D55EA3" w:rsidRDefault="00D55EA3" w:rsidP="004A7CB6">
      <w:pPr>
        <w:pStyle w:val="Sp19a"/>
        <w:rPr>
          <w:ins w:id="46" w:author="Ishaan Dey" w:date="2019-04-11T20:35:00Z"/>
          <w:rPrChange w:id="47" w:author="Ishaan Dey" w:date="2019-04-11T20:36:00Z">
            <w:rPr>
              <w:ins w:id="48" w:author="Ishaan Dey" w:date="2019-04-11T20:35:00Z"/>
              <w:vertAlign w:val="subscript"/>
            </w:rPr>
          </w:rPrChange>
        </w:rPr>
      </w:pPr>
      <w:proofErr w:type="spellStart"/>
      <w:ins w:id="49" w:author="Ishaan Dey" w:date="2019-04-11T20:35:00Z">
        <w:r>
          <w:t>B</w:t>
        </w:r>
        <w:r>
          <w:rPr>
            <w:vertAlign w:val="subscript"/>
          </w:rPr>
          <w:t>PercentNonWhite</w:t>
        </w:r>
        <w:proofErr w:type="spellEnd"/>
        <w:r>
          <w:rPr>
            <w:vertAlign w:val="subscript"/>
          </w:rPr>
          <w:t>:</w:t>
        </w:r>
      </w:ins>
      <w:ins w:id="50" w:author="Ishaan Dey" w:date="2019-04-11T20:36:00Z">
        <w:r>
          <w:rPr>
            <w:vertAlign w:val="subscript"/>
          </w:rPr>
          <w:t xml:space="preserve"> </w:t>
        </w:r>
        <w:r>
          <w:t>Ambiguous, as it is un</w:t>
        </w:r>
      </w:ins>
      <w:ins w:id="51" w:author="Ishaan Dey" w:date="2019-04-11T20:37:00Z">
        <w:r>
          <w:t>certain how ethnic minorities differ in alcohol preference</w:t>
        </w:r>
      </w:ins>
    </w:p>
    <w:p w:rsidR="00D55EA3" w:rsidRDefault="00D55EA3" w:rsidP="004A7CB6">
      <w:pPr>
        <w:pStyle w:val="Sp19a"/>
        <w:rPr>
          <w:ins w:id="52" w:author="Ishaan Dey" w:date="2019-04-11T20:37:00Z"/>
        </w:rPr>
      </w:pPr>
      <w:proofErr w:type="spellStart"/>
      <w:ins w:id="53" w:author="Ishaan Dey" w:date="2019-04-11T20:36:00Z">
        <w:r w:rsidRPr="00D55EA3">
          <w:rPr>
            <w:rPrChange w:id="54" w:author="Ishaan Dey" w:date="2019-04-11T20:36:00Z">
              <w:rPr>
                <w:vertAlign w:val="subscript"/>
              </w:rPr>
            </w:rPrChange>
          </w:rPr>
          <w:t>B</w:t>
        </w:r>
        <w:r>
          <w:rPr>
            <w:vertAlign w:val="subscript"/>
          </w:rPr>
          <w:t>RUC_Code</w:t>
        </w:r>
      </w:ins>
      <w:proofErr w:type="spellEnd"/>
      <w:ins w:id="55" w:author="Ishaan Dey" w:date="2019-04-11T20:37:00Z">
        <w:r>
          <w:t>: Ambiguous, as it is uncertain how urban/rurality affects alcohol perception</w:t>
        </w:r>
      </w:ins>
    </w:p>
    <w:p w:rsidR="00D55EA3" w:rsidRPr="00D55EA3" w:rsidRDefault="00D55EA3" w:rsidP="004A7CB6">
      <w:pPr>
        <w:pStyle w:val="Sp19a"/>
        <w:rPr>
          <w:ins w:id="56" w:author="Ishaan Dey" w:date="2019-04-11T20:34:00Z"/>
        </w:rPr>
      </w:pPr>
      <w:ins w:id="57" w:author="Ishaan Dey" w:date="2019-04-11T20:39:00Z">
        <w:r w:rsidRPr="00D55EA3">
          <w:rPr>
            <w:noProof/>
          </w:rPr>
          <w:lastRenderedPageBreak/>
          <w:drawing>
            <wp:inline distT="0" distB="0" distL="0" distR="0" wp14:anchorId="5333E611" wp14:editId="071DFC25">
              <wp:extent cx="5486400" cy="2279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279650"/>
                      </a:xfrm>
                      <a:prstGeom prst="rect">
                        <a:avLst/>
                      </a:prstGeom>
                    </pic:spPr>
                  </pic:pic>
                </a:graphicData>
              </a:graphic>
            </wp:inline>
          </w:drawing>
        </w:r>
      </w:ins>
    </w:p>
    <w:p w:rsidR="00D55EA3" w:rsidRPr="009F05AA" w:rsidRDefault="00D55EA3" w:rsidP="004A7CB6">
      <w:pPr>
        <w:pStyle w:val="Sp19a"/>
      </w:pPr>
    </w:p>
    <w:p w:rsidR="005C18EF" w:rsidRPr="009F05AA" w:rsidRDefault="005C18EF" w:rsidP="004A7CB6">
      <w:pPr>
        <w:pStyle w:val="Sp19a"/>
      </w:pPr>
      <w:r w:rsidRPr="009F05AA">
        <w:rPr>
          <w:u w:val="single"/>
        </w:rPr>
        <w:t>Step II</w:t>
      </w:r>
      <w:r w:rsidRPr="009F05AA">
        <w:t>.</w:t>
      </w:r>
    </w:p>
    <w:p w:rsidR="005C18EF" w:rsidRPr="009F05AA" w:rsidRDefault="005C18EF" w:rsidP="004A7CB6">
      <w:pPr>
        <w:pStyle w:val="Sp19a"/>
      </w:pPr>
    </w:p>
    <w:p w:rsidR="000464C2" w:rsidRDefault="005C18EF" w:rsidP="004A7CB6">
      <w:pPr>
        <w:pStyle w:val="Sp19a"/>
        <w:rPr>
          <w:ins w:id="58" w:author="Ishaan Dey" w:date="2019-04-17T11:10:00Z"/>
          <w:b/>
        </w:rPr>
      </w:pPr>
      <w:r w:rsidRPr="00D55EA3">
        <w:rPr>
          <w:b/>
          <w:rPrChange w:id="59" w:author="Ishaan Dey" w:date="2019-04-11T20:40:00Z">
            <w:rPr/>
          </w:rPrChange>
        </w:rPr>
        <w:t xml:space="preserve">(4 points) Use the linear probability model to generate the predicted probabilities of a county being </w:t>
      </w:r>
      <w:r w:rsidR="00A64401" w:rsidRPr="00D55EA3">
        <w:rPr>
          <w:b/>
          <w:rPrChange w:id="60" w:author="Ishaan Dey" w:date="2019-04-11T20:40:00Z">
            <w:rPr/>
          </w:rPrChange>
        </w:rPr>
        <w:t>Wet</w:t>
      </w:r>
      <w:r w:rsidRPr="00D55EA3">
        <w:rPr>
          <w:b/>
          <w:rPrChange w:id="61" w:author="Ishaan Dey" w:date="2019-04-11T20:40:00Z">
            <w:rPr/>
          </w:rPrChange>
        </w:rPr>
        <w:t>. How many of these probabilities are greater than one? Less than zero?</w:t>
      </w:r>
      <w:r w:rsidR="00A5317B" w:rsidRPr="00D55EA3">
        <w:rPr>
          <w:b/>
          <w:rPrChange w:id="62" w:author="Ishaan Dey" w:date="2019-04-11T20:40:00Z">
            <w:rPr/>
          </w:rPrChange>
        </w:rPr>
        <w:t xml:space="preserve">    </w:t>
      </w:r>
    </w:p>
    <w:p w:rsidR="00DD7B1E" w:rsidRPr="00D55EA3" w:rsidRDefault="000464C2" w:rsidP="004A7CB6">
      <w:pPr>
        <w:pStyle w:val="Sp19a"/>
        <w:rPr>
          <w:b/>
          <w:rPrChange w:id="63" w:author="Ishaan Dey" w:date="2019-04-11T20:40:00Z">
            <w:rPr/>
          </w:rPrChange>
        </w:rPr>
      </w:pPr>
      <w:ins w:id="64" w:author="Ishaan Dey" w:date="2019-04-17T11:10:00Z">
        <w:r w:rsidRPr="00714D57">
          <w:rPr>
            <w:noProof/>
          </w:rPr>
          <w:drawing>
            <wp:inline distT="0" distB="0" distL="0" distR="0" wp14:anchorId="15AA7EAA" wp14:editId="48C9F5A2">
              <wp:extent cx="5415280" cy="1710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5280" cy="1710055"/>
                      </a:xfrm>
                      <a:prstGeom prst="rect">
                        <a:avLst/>
                      </a:prstGeom>
                      <a:noFill/>
                      <a:ln>
                        <a:noFill/>
                      </a:ln>
                    </pic:spPr>
                  </pic:pic>
                </a:graphicData>
              </a:graphic>
            </wp:inline>
          </w:drawing>
        </w:r>
      </w:ins>
      <w:r w:rsidR="00A5317B" w:rsidRPr="00D55EA3">
        <w:rPr>
          <w:b/>
          <w:color w:val="FFFFFF" w:themeColor="background1"/>
          <w:sz w:val="2"/>
          <w:szCs w:val="2"/>
          <w:rPrChange w:id="65" w:author="Ishaan Dey" w:date="2019-04-11T20:40:00Z">
            <w:rPr>
              <w:color w:val="FFFFFF" w:themeColor="background1"/>
              <w:sz w:val="2"/>
              <w:szCs w:val="2"/>
            </w:rPr>
          </w:rPrChange>
        </w:rPr>
        <w:t>Sp9a</w:t>
      </w:r>
    </w:p>
    <w:p w:rsidR="00452F26" w:rsidRPr="009F05AA" w:rsidRDefault="00392178" w:rsidP="002F5807">
      <w:pPr>
        <w:pStyle w:val="StyleSp181pt"/>
      </w:pPr>
      <w:r>
        <w:t xml:space="preserve"> </w:t>
      </w:r>
    </w:p>
    <w:p w:rsidR="00686B69" w:rsidRDefault="000464C2" w:rsidP="004A7CB6">
      <w:pPr>
        <w:pStyle w:val="Sp19a"/>
        <w:rPr>
          <w:ins w:id="66" w:author="Ishaan Dey" w:date="2019-04-17T11:12:00Z"/>
        </w:rPr>
      </w:pPr>
      <w:ins w:id="67" w:author="Ishaan Dey" w:date="2019-04-17T11:11:00Z">
        <w:r w:rsidRPr="002E2B40">
          <w:rPr>
            <w:noProof/>
            <w:u w:val="single"/>
          </w:rPr>
          <w:drawing>
            <wp:inline distT="0" distB="0" distL="0" distR="0" wp14:anchorId="79C016B0" wp14:editId="5933482F">
              <wp:extent cx="5410200" cy="857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0200" cy="857250"/>
                      </a:xfrm>
                      <a:prstGeom prst="rect">
                        <a:avLst/>
                      </a:prstGeom>
                      <a:noFill/>
                      <a:ln>
                        <a:noFill/>
                      </a:ln>
                    </pic:spPr>
                  </pic:pic>
                </a:graphicData>
              </a:graphic>
            </wp:inline>
          </w:drawing>
        </w:r>
      </w:ins>
    </w:p>
    <w:p w:rsidR="00DD7B1E" w:rsidRPr="009F05AA" w:rsidRDefault="00FB55AF" w:rsidP="004A7CB6">
      <w:pPr>
        <w:pStyle w:val="Sp19a"/>
      </w:pPr>
      <w:ins w:id="68" w:author="Ishaan Dey" w:date="2019-04-11T20:42:00Z">
        <w:r>
          <w:t xml:space="preserve">8 Counties have a predicted probability less than 0, and </w:t>
        </w:r>
      </w:ins>
      <w:ins w:id="69" w:author="Ishaan Dey" w:date="2019-04-11T20:43:00Z">
        <w:r>
          <w:t xml:space="preserve">7 with greater than 1. </w:t>
        </w:r>
      </w:ins>
    </w:p>
    <w:p w:rsidR="00686B69" w:rsidRDefault="00686B69">
      <w:pPr>
        <w:rPr>
          <w:ins w:id="70" w:author="Ishaan Dey" w:date="2019-04-17T11:11:00Z"/>
          <w:rFonts w:ascii="Lori" w:hAnsi="Lori" w:cs="Courier New"/>
          <w:sz w:val="22"/>
          <w:szCs w:val="16"/>
          <w:u w:val="single"/>
        </w:rPr>
      </w:pPr>
      <w:ins w:id="71" w:author="Ishaan Dey" w:date="2019-04-17T11:11:00Z">
        <w:r>
          <w:rPr>
            <w:u w:val="single"/>
          </w:rPr>
          <w:br w:type="page"/>
        </w:r>
      </w:ins>
    </w:p>
    <w:p w:rsidR="00D239C0" w:rsidRPr="009F05AA" w:rsidRDefault="005C18EF" w:rsidP="004A7CB6">
      <w:pPr>
        <w:pStyle w:val="Sp19a"/>
      </w:pPr>
      <w:del w:id="72" w:author="Ishaan Dey" w:date="2019-04-11T20:43:00Z">
        <w:r w:rsidRPr="009F05AA" w:rsidDel="00FB55AF">
          <w:rPr>
            <w:u w:val="single"/>
          </w:rPr>
          <w:lastRenderedPageBreak/>
          <w:br w:type="page"/>
        </w:r>
      </w:del>
      <w:r w:rsidR="00D239C0" w:rsidRPr="009F05AA">
        <w:rPr>
          <w:u w:val="single"/>
        </w:rPr>
        <w:t xml:space="preserve">Step </w:t>
      </w:r>
      <w:r w:rsidRPr="009F05AA">
        <w:rPr>
          <w:u w:val="single"/>
        </w:rPr>
        <w:t>I</w:t>
      </w:r>
      <w:r w:rsidR="00D239C0" w:rsidRPr="009F05AA">
        <w:rPr>
          <w:u w:val="single"/>
        </w:rPr>
        <w:t>II</w:t>
      </w:r>
      <w:r w:rsidR="00D239C0" w:rsidRPr="009F05AA">
        <w:t>.</w:t>
      </w:r>
    </w:p>
    <w:p w:rsidR="007A16DF" w:rsidRPr="009F05AA" w:rsidRDefault="007A16DF" w:rsidP="004A7CB6">
      <w:pPr>
        <w:pStyle w:val="Sp19a"/>
      </w:pPr>
    </w:p>
    <w:p w:rsidR="00D239C0" w:rsidRPr="00FB55AF" w:rsidRDefault="005C18EF" w:rsidP="004A7CB6">
      <w:pPr>
        <w:pStyle w:val="Sp19a"/>
        <w:rPr>
          <w:b/>
          <w:rPrChange w:id="73" w:author="Ishaan Dey" w:date="2019-04-11T20:43:00Z">
            <w:rPr/>
          </w:rPrChange>
        </w:rPr>
      </w:pPr>
      <w:r w:rsidRPr="00FB55AF">
        <w:rPr>
          <w:b/>
          <w:rPrChange w:id="74" w:author="Ishaan Dey" w:date="2019-04-11T20:43:00Z">
            <w:rPr/>
          </w:rPrChange>
        </w:rPr>
        <w:t xml:space="preserve">(6 points) </w:t>
      </w:r>
      <w:r w:rsidR="00D239C0" w:rsidRPr="00FB55AF">
        <w:rPr>
          <w:b/>
          <w:rPrChange w:id="75" w:author="Ishaan Dey" w:date="2019-04-11T20:43:00Z">
            <w:rPr/>
          </w:rPrChange>
        </w:rPr>
        <w:t>Using a 5% significance level, test for heteroskedasticity in the linear probability model estimated in Step I in two ways: Us</w:t>
      </w:r>
      <w:r w:rsidR="003232D0" w:rsidRPr="00FB55AF">
        <w:rPr>
          <w:b/>
          <w:rPrChange w:id="76" w:author="Ishaan Dey" w:date="2019-04-11T20:43:00Z">
            <w:rPr/>
          </w:rPrChange>
        </w:rPr>
        <w:t>e</w:t>
      </w:r>
      <w:r w:rsidR="00D239C0" w:rsidRPr="00FB55AF">
        <w:rPr>
          <w:b/>
          <w:rPrChange w:id="77" w:author="Ishaan Dey" w:date="2019-04-11T20:43:00Z">
            <w:rPr/>
          </w:rPrChange>
        </w:rPr>
        <w:t xml:space="preserve"> a </w:t>
      </w:r>
      <w:r w:rsidRPr="00FB55AF">
        <w:rPr>
          <w:b/>
          <w:rPrChange w:id="78" w:author="Ishaan Dey" w:date="2019-04-11T20:43:00Z">
            <w:rPr/>
          </w:rPrChange>
        </w:rPr>
        <w:t>Breusch-Pagan test</w:t>
      </w:r>
      <w:r w:rsidR="00D239C0" w:rsidRPr="00FB55AF">
        <w:rPr>
          <w:b/>
          <w:rPrChange w:id="79" w:author="Ishaan Dey" w:date="2019-04-11T20:43:00Z">
            <w:rPr/>
          </w:rPrChange>
        </w:rPr>
        <w:t>, and us</w:t>
      </w:r>
      <w:r w:rsidR="007A16DF" w:rsidRPr="00FB55AF">
        <w:rPr>
          <w:b/>
          <w:rPrChange w:id="80" w:author="Ishaan Dey" w:date="2019-04-11T20:43:00Z">
            <w:rPr/>
          </w:rPrChange>
        </w:rPr>
        <w:t>e</w:t>
      </w:r>
      <w:r w:rsidR="00D239C0" w:rsidRPr="00FB55AF">
        <w:rPr>
          <w:b/>
          <w:rPrChange w:id="81" w:author="Ishaan Dey" w:date="2019-04-11T20:43:00Z">
            <w:rPr/>
          </w:rPrChange>
        </w:rPr>
        <w:t xml:space="preserve"> the White test. Include the results in your report. Do you conclude you do or don’t have heteroskedasticity? Are the results surprising? Explain why or why not.</w:t>
      </w:r>
      <w:r w:rsidR="00A5317B" w:rsidRPr="00FB55AF">
        <w:rPr>
          <w:b/>
          <w:rPrChange w:id="82" w:author="Ishaan Dey" w:date="2019-04-11T20:43:00Z">
            <w:rPr/>
          </w:rPrChange>
        </w:rPr>
        <w:t xml:space="preserve">   </w:t>
      </w:r>
      <w:r w:rsidR="00A5317B" w:rsidRPr="00FB55AF">
        <w:rPr>
          <w:b/>
          <w:color w:val="FFFFFF" w:themeColor="background1"/>
          <w:sz w:val="2"/>
          <w:szCs w:val="2"/>
          <w:rPrChange w:id="83" w:author="Ishaan Dey" w:date="2019-04-11T20:43:00Z">
            <w:rPr>
              <w:color w:val="FFFFFF" w:themeColor="background1"/>
              <w:sz w:val="2"/>
              <w:szCs w:val="2"/>
            </w:rPr>
          </w:rPrChange>
        </w:rPr>
        <w:t>Sp9a</w:t>
      </w:r>
    </w:p>
    <w:p w:rsidR="00452F26" w:rsidRPr="009F05AA" w:rsidRDefault="00392178" w:rsidP="002F5807">
      <w:pPr>
        <w:pStyle w:val="StyleSp181pt"/>
      </w:pPr>
      <w:r>
        <w:t xml:space="preserve"> </w:t>
      </w:r>
    </w:p>
    <w:p w:rsidR="00F55951" w:rsidRDefault="00FB55AF" w:rsidP="004A7CB6">
      <w:pPr>
        <w:pStyle w:val="Sp19a"/>
        <w:rPr>
          <w:ins w:id="84" w:author="Ishaan Dey" w:date="2019-04-11T20:44:00Z"/>
        </w:rPr>
      </w:pPr>
      <w:ins w:id="85" w:author="Ishaan Dey" w:date="2019-04-11T20:44:00Z">
        <w:r w:rsidRPr="00FB55AF">
          <w:rPr>
            <w:noProof/>
          </w:rPr>
          <w:drawing>
            <wp:inline distT="0" distB="0" distL="0" distR="0" wp14:anchorId="4FD32473" wp14:editId="0CAE995E">
              <wp:extent cx="5486400" cy="2406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406650"/>
                      </a:xfrm>
                      <a:prstGeom prst="rect">
                        <a:avLst/>
                      </a:prstGeom>
                    </pic:spPr>
                  </pic:pic>
                </a:graphicData>
              </a:graphic>
            </wp:inline>
          </w:drawing>
        </w:r>
      </w:ins>
    </w:p>
    <w:p w:rsidR="00FB55AF" w:rsidRDefault="000E0F88" w:rsidP="004A7CB6">
      <w:pPr>
        <w:pStyle w:val="Sp19a"/>
        <w:rPr>
          <w:ins w:id="86" w:author="Ishaan Dey" w:date="2019-04-11T22:53:00Z"/>
        </w:rPr>
      </w:pPr>
      <w:ins w:id="87" w:author="Ishaan Dey" w:date="2019-04-11T22:53:00Z">
        <w:r w:rsidRPr="000E0F88">
          <w:rPr>
            <w:noProof/>
          </w:rPr>
          <w:drawing>
            <wp:inline distT="0" distB="0" distL="0" distR="0" wp14:anchorId="05B1B036" wp14:editId="608B9482">
              <wp:extent cx="5486400" cy="11398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139825"/>
                      </a:xfrm>
                      <a:prstGeom prst="rect">
                        <a:avLst/>
                      </a:prstGeom>
                    </pic:spPr>
                  </pic:pic>
                </a:graphicData>
              </a:graphic>
            </wp:inline>
          </w:drawing>
        </w:r>
      </w:ins>
    </w:p>
    <w:p w:rsidR="000E0F88" w:rsidRDefault="000E0F88" w:rsidP="004A7CB6">
      <w:pPr>
        <w:pStyle w:val="Sp19a"/>
        <w:rPr>
          <w:ins w:id="88" w:author="Ishaan Dey" w:date="2019-04-11T20:43:00Z"/>
        </w:rPr>
      </w:pPr>
      <w:ins w:id="89" w:author="Ishaan Dey" w:date="2019-04-11T22:53:00Z">
        <w:r>
          <w:t xml:space="preserve">With a p value less than alpha (0.0273 and 0.0060 for White and </w:t>
        </w:r>
        <w:proofErr w:type="spellStart"/>
        <w:r>
          <w:t>Breush</w:t>
        </w:r>
        <w:proofErr w:type="spellEnd"/>
        <w:r>
          <w:t xml:space="preserve">-Pagan, respectively), we can conclude </w:t>
        </w:r>
      </w:ins>
      <w:ins w:id="90" w:author="Ishaan Dey" w:date="2019-04-11T22:54:00Z">
        <w:r>
          <w:t xml:space="preserve">that the model exhibits </w:t>
        </w:r>
        <w:proofErr w:type="spellStart"/>
        <w:r>
          <w:t>heteroskedasticty</w:t>
        </w:r>
        <w:proofErr w:type="spellEnd"/>
        <w:r>
          <w:t xml:space="preserve">. This is not surprising, as there </w:t>
        </w:r>
      </w:ins>
      <w:ins w:id="91" w:author="Ishaan Dey" w:date="2019-04-17T16:55:00Z">
        <w:r w:rsidR="004F0BB6">
          <w:t>are</w:t>
        </w:r>
      </w:ins>
      <w:ins w:id="92" w:author="Ishaan Dey" w:date="2019-04-11T22:54:00Z">
        <w:r>
          <w:t xml:space="preserve"> obvious differences in variance between the different conditions of the depend</w:t>
        </w:r>
      </w:ins>
      <w:ins w:id="93" w:author="Ishaan Dey" w:date="2019-04-11T22:55:00Z">
        <w:r>
          <w:t>ent variable.</w:t>
        </w:r>
      </w:ins>
    </w:p>
    <w:p w:rsidR="00FB55AF" w:rsidRPr="009F05AA" w:rsidRDefault="00FB55AF" w:rsidP="004A7CB6">
      <w:pPr>
        <w:pStyle w:val="Sp19a"/>
      </w:pPr>
    </w:p>
    <w:p w:rsidR="00686B69" w:rsidRDefault="00686B69">
      <w:pPr>
        <w:rPr>
          <w:ins w:id="94" w:author="Ishaan Dey" w:date="2019-04-17T11:15:00Z"/>
          <w:rFonts w:ascii="Lori" w:hAnsi="Lori" w:cs="Courier New"/>
          <w:sz w:val="22"/>
          <w:szCs w:val="16"/>
          <w:u w:val="single"/>
        </w:rPr>
      </w:pPr>
      <w:ins w:id="95" w:author="Ishaan Dey" w:date="2019-04-17T11:15:00Z">
        <w:r>
          <w:rPr>
            <w:u w:val="single"/>
          </w:rPr>
          <w:br w:type="page"/>
        </w:r>
      </w:ins>
    </w:p>
    <w:p w:rsidR="00D239C0" w:rsidRPr="009F05AA" w:rsidRDefault="00D239C0" w:rsidP="004A7CB6">
      <w:pPr>
        <w:pStyle w:val="Sp19a"/>
      </w:pPr>
      <w:r w:rsidRPr="009F05AA">
        <w:rPr>
          <w:u w:val="single"/>
        </w:rPr>
        <w:lastRenderedPageBreak/>
        <w:t>Step I</w:t>
      </w:r>
      <w:r w:rsidR="005C18EF" w:rsidRPr="009F05AA">
        <w:rPr>
          <w:u w:val="single"/>
        </w:rPr>
        <w:t>V</w:t>
      </w:r>
      <w:r w:rsidRPr="009F05AA">
        <w:t>.</w:t>
      </w:r>
    </w:p>
    <w:p w:rsidR="00D239C0" w:rsidRPr="009F05AA" w:rsidRDefault="00D239C0" w:rsidP="004A7CB6">
      <w:pPr>
        <w:pStyle w:val="Sp19a"/>
      </w:pPr>
    </w:p>
    <w:p w:rsidR="00DB6551" w:rsidRPr="004045CF" w:rsidRDefault="00DB6551" w:rsidP="002F5807">
      <w:pPr>
        <w:pStyle w:val="Sp19a"/>
        <w:rPr>
          <w:b/>
          <w:rPrChange w:id="96" w:author="Ishaan Dey" w:date="2019-04-11T22:47:00Z">
            <w:rPr/>
          </w:rPrChange>
        </w:rPr>
      </w:pPr>
      <w:r w:rsidRPr="004045CF">
        <w:rPr>
          <w:b/>
          <w:rPrChange w:id="97" w:author="Ishaan Dey" w:date="2019-04-11T22:47:00Z">
            <w:rPr/>
          </w:rPrChange>
        </w:rPr>
        <w:t xml:space="preserve">(6 points) HC corrected standard errors are designed to address the problem of pure </w:t>
      </w:r>
      <w:proofErr w:type="spellStart"/>
      <w:r w:rsidRPr="004045CF">
        <w:rPr>
          <w:b/>
          <w:rPrChange w:id="98" w:author="Ishaan Dey" w:date="2019-04-11T22:47:00Z">
            <w:rPr/>
          </w:rPrChange>
        </w:rPr>
        <w:t>hetroskedasticity</w:t>
      </w:r>
      <w:proofErr w:type="spellEnd"/>
      <w:r w:rsidRPr="004045CF">
        <w:rPr>
          <w:b/>
          <w:rPrChange w:id="99" w:author="Ishaan Dey" w:date="2019-04-11T22:47:00Z">
            <w:rPr/>
          </w:rPrChange>
        </w:rPr>
        <w:t>, and the linear probability model suffers from other specification errors. However, if one is going to estimate the linear probability model, it is arguably more sensible to use HC standard errors. Estimate the linear probability model again using HC3 standard errors (those are the ones with bias correction of</w:t>
      </w:r>
      <w:r w:rsidR="00982B07" w:rsidRPr="00445340">
        <w:rPr>
          <w:b/>
          <w:noProof/>
          <w:position w:val="-14"/>
        </w:rPr>
        <w:object w:dxaOrig="999"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50.2pt;height:21.8pt;mso-width-percent:0;mso-height-percent:0;mso-width-percent:0;mso-height-percent:0" o:ole="">
            <v:imagedata r:id="rId13" o:title=""/>
          </v:shape>
          <o:OLEObject Type="Embed" ProgID="Equation.DSMT4" ShapeID="_x0000_i1030" DrawAspect="Content" ObjectID="_1618561127" r:id="rId14"/>
        </w:object>
      </w:r>
      <w:r w:rsidRPr="004045CF">
        <w:rPr>
          <w:b/>
          <w:rPrChange w:id="100" w:author="Ishaan Dey" w:date="2019-04-11T22:47:00Z">
            <w:rPr/>
          </w:rPrChange>
        </w:rPr>
        <w:t xml:space="preserve">). Include the result in your report. What </w:t>
      </w:r>
      <w:proofErr w:type="gramStart"/>
      <w:r w:rsidRPr="004045CF">
        <w:rPr>
          <w:b/>
          <w:rPrChange w:id="101" w:author="Ishaan Dey" w:date="2019-04-11T22:47:00Z">
            <w:rPr/>
          </w:rPrChange>
        </w:rPr>
        <w:t>are</w:t>
      </w:r>
      <w:proofErr w:type="gramEnd"/>
      <w:r w:rsidRPr="004045CF">
        <w:rPr>
          <w:b/>
          <w:rPrChange w:id="102" w:author="Ishaan Dey" w:date="2019-04-11T22:47:00Z">
            <w:rPr/>
          </w:rPrChange>
        </w:rPr>
        <w:t xml:space="preserve"> the p-values associated with the one-sided hypotheses you set forth in the first step? Which variables are statistically significant at the 5% level when using HC3 standard errors?</w:t>
      </w:r>
      <w:r w:rsidR="00A5317B" w:rsidRPr="004045CF">
        <w:rPr>
          <w:b/>
          <w:rPrChange w:id="103" w:author="Ishaan Dey" w:date="2019-04-11T22:47:00Z">
            <w:rPr/>
          </w:rPrChange>
        </w:rPr>
        <w:t xml:space="preserve">   </w:t>
      </w:r>
      <w:r w:rsidR="00A5317B" w:rsidRPr="004045CF">
        <w:rPr>
          <w:b/>
          <w:color w:val="FFFFFF" w:themeColor="background1"/>
          <w:sz w:val="2"/>
          <w:szCs w:val="2"/>
          <w:rPrChange w:id="104" w:author="Ishaan Dey" w:date="2019-04-11T22:47:00Z">
            <w:rPr>
              <w:color w:val="FFFFFF" w:themeColor="background1"/>
              <w:sz w:val="2"/>
              <w:szCs w:val="2"/>
            </w:rPr>
          </w:rPrChange>
        </w:rPr>
        <w:t>Sp9a</w:t>
      </w:r>
    </w:p>
    <w:p w:rsidR="00452F26" w:rsidRPr="009F05AA" w:rsidRDefault="00392178" w:rsidP="002F5807">
      <w:pPr>
        <w:pStyle w:val="StyleSp181pt"/>
      </w:pPr>
      <w:r>
        <w:t xml:space="preserve"> </w:t>
      </w:r>
    </w:p>
    <w:p w:rsidR="00F55951" w:rsidRDefault="000E0F88" w:rsidP="004A7CB6">
      <w:pPr>
        <w:pStyle w:val="Sp19a"/>
        <w:rPr>
          <w:ins w:id="105" w:author="Ishaan Dey" w:date="2019-04-11T22:48:00Z"/>
        </w:rPr>
      </w:pPr>
      <w:ins w:id="106" w:author="Ishaan Dey" w:date="2019-04-11T22:48:00Z">
        <w:r w:rsidRPr="000E0F88">
          <w:rPr>
            <w:noProof/>
          </w:rPr>
          <w:drawing>
            <wp:inline distT="0" distB="0" distL="0" distR="0" wp14:anchorId="493A85CB" wp14:editId="510A38EB">
              <wp:extent cx="5486400" cy="2279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279650"/>
                      </a:xfrm>
                      <a:prstGeom prst="rect">
                        <a:avLst/>
                      </a:prstGeom>
                    </pic:spPr>
                  </pic:pic>
                </a:graphicData>
              </a:graphic>
            </wp:inline>
          </w:drawing>
        </w:r>
      </w:ins>
    </w:p>
    <w:p w:rsidR="00686B69" w:rsidRDefault="00686B69" w:rsidP="00686B69">
      <w:pPr>
        <w:pStyle w:val="Sp19a"/>
        <w:rPr>
          <w:ins w:id="107" w:author="Ishaan Dey" w:date="2019-04-17T11:16:00Z"/>
        </w:rPr>
      </w:pPr>
      <w:ins w:id="108" w:author="Ishaan Dey" w:date="2019-04-17T11:16:00Z">
        <w:r>
          <w:t>Baptist p-value = 0.000</w:t>
        </w:r>
      </w:ins>
    </w:p>
    <w:p w:rsidR="00686B69" w:rsidRDefault="00686B69" w:rsidP="00686B69">
      <w:pPr>
        <w:pStyle w:val="Sp19a"/>
        <w:rPr>
          <w:ins w:id="109" w:author="Ishaan Dey" w:date="2019-04-17T11:16:00Z"/>
        </w:rPr>
      </w:pPr>
      <w:ins w:id="110" w:author="Ishaan Dey" w:date="2019-04-17T11:16:00Z">
        <w:r>
          <w:t>Catholic p-value = 0.001</w:t>
        </w:r>
      </w:ins>
    </w:p>
    <w:p w:rsidR="00686B69" w:rsidRDefault="00686B69" w:rsidP="00686B69">
      <w:pPr>
        <w:pStyle w:val="Sp19a"/>
        <w:rPr>
          <w:ins w:id="111" w:author="Ishaan Dey" w:date="2019-04-17T11:16:00Z"/>
        </w:rPr>
      </w:pPr>
      <w:proofErr w:type="spellStart"/>
      <w:ins w:id="112" w:author="Ishaan Dey" w:date="2019-04-17T11:16:00Z">
        <w:r>
          <w:t>Percent_nonwhite</w:t>
        </w:r>
        <w:proofErr w:type="spellEnd"/>
        <w:r>
          <w:t xml:space="preserve"> p-value = .0015</w:t>
        </w:r>
      </w:ins>
    </w:p>
    <w:p w:rsidR="000E0F88" w:rsidRDefault="00686B69" w:rsidP="004A7CB6">
      <w:pPr>
        <w:pStyle w:val="Sp19a"/>
        <w:rPr>
          <w:ins w:id="113" w:author="Ishaan Dey" w:date="2019-04-11T22:48:00Z"/>
        </w:rPr>
      </w:pPr>
      <w:proofErr w:type="spellStart"/>
      <w:ins w:id="114" w:author="Ishaan Dey" w:date="2019-04-17T11:16:00Z">
        <w:r>
          <w:t>RUC_code</w:t>
        </w:r>
        <w:proofErr w:type="spellEnd"/>
        <w:r>
          <w:t xml:space="preserve"> p-value = o.000</w:t>
        </w:r>
        <w:r>
          <w:br/>
          <w:t>*All variables are statistically significant at alpha = 0.05</w:t>
        </w:r>
      </w:ins>
    </w:p>
    <w:p w:rsidR="000E0F88" w:rsidRPr="009F05AA" w:rsidRDefault="000E0F88" w:rsidP="004A7CB6">
      <w:pPr>
        <w:pStyle w:val="Sp19a"/>
      </w:pPr>
    </w:p>
    <w:p w:rsidR="00EC43A4" w:rsidRPr="009F05AA" w:rsidRDefault="00DB6551" w:rsidP="004A7CB6">
      <w:pPr>
        <w:pStyle w:val="Sp19a"/>
      </w:pPr>
      <w:r w:rsidRPr="009F05AA">
        <w:rPr>
          <w:u w:val="single"/>
        </w:rPr>
        <w:t xml:space="preserve">Step </w:t>
      </w:r>
      <w:r w:rsidR="00EC43A4" w:rsidRPr="009F05AA">
        <w:rPr>
          <w:u w:val="single"/>
        </w:rPr>
        <w:t>V</w:t>
      </w:r>
      <w:r w:rsidR="00EC43A4" w:rsidRPr="009F05AA">
        <w:t>.</w:t>
      </w:r>
    </w:p>
    <w:p w:rsidR="00EC43A4" w:rsidRPr="009F05AA" w:rsidRDefault="00EC43A4" w:rsidP="004A7CB6">
      <w:pPr>
        <w:pStyle w:val="Sp19a"/>
      </w:pPr>
    </w:p>
    <w:p w:rsidR="00D239C0" w:rsidRPr="000E0F88" w:rsidRDefault="00DB6551" w:rsidP="004A7CB6">
      <w:pPr>
        <w:pStyle w:val="Sp19a"/>
        <w:rPr>
          <w:b/>
          <w:rPrChange w:id="115" w:author="Ishaan Dey" w:date="2019-04-11T22:48:00Z">
            <w:rPr/>
          </w:rPrChange>
        </w:rPr>
      </w:pPr>
      <w:r w:rsidRPr="000E0F88">
        <w:rPr>
          <w:b/>
          <w:rPrChange w:id="116" w:author="Ishaan Dey" w:date="2019-04-11T22:48:00Z">
            <w:rPr/>
          </w:rPrChange>
        </w:rPr>
        <w:t>(6 points) Using the rule that you predict “</w:t>
      </w:r>
      <w:r w:rsidR="00A64401" w:rsidRPr="000E0F88">
        <w:rPr>
          <w:b/>
          <w:rPrChange w:id="117" w:author="Ishaan Dey" w:date="2019-04-11T22:48:00Z">
            <w:rPr/>
          </w:rPrChange>
        </w:rPr>
        <w:t>Wet</w:t>
      </w:r>
      <w:r w:rsidRPr="000E0F88">
        <w:rPr>
          <w:b/>
          <w:rPrChange w:id="118" w:author="Ishaan Dey" w:date="2019-04-11T22:48:00Z">
            <w:rPr/>
          </w:rPrChange>
        </w:rPr>
        <w:t>=1” if the predicted probability is more than 0.5 and that you predict “</w:t>
      </w:r>
      <w:r w:rsidR="00A64401" w:rsidRPr="000E0F88">
        <w:rPr>
          <w:b/>
          <w:rPrChange w:id="119" w:author="Ishaan Dey" w:date="2019-04-11T22:48:00Z">
            <w:rPr/>
          </w:rPrChange>
        </w:rPr>
        <w:t>Wet</w:t>
      </w:r>
      <w:r w:rsidRPr="000E0F88">
        <w:rPr>
          <w:b/>
          <w:rPrChange w:id="120" w:author="Ishaan Dey" w:date="2019-04-11T22:48:00Z">
            <w:rPr/>
          </w:rPrChange>
        </w:rPr>
        <w:t>=0” if the predicted probability if 0.5 or less, g</w:t>
      </w:r>
      <w:r w:rsidR="00D239C0" w:rsidRPr="000E0F88">
        <w:rPr>
          <w:b/>
          <w:rPrChange w:id="121" w:author="Ishaan Dey" w:date="2019-04-11T22:48:00Z">
            <w:rPr/>
          </w:rPrChange>
        </w:rPr>
        <w:t xml:space="preserve">enerate predicted probabilities of a county being </w:t>
      </w:r>
      <w:r w:rsidR="00A64401" w:rsidRPr="000E0F88">
        <w:rPr>
          <w:b/>
          <w:rPrChange w:id="122" w:author="Ishaan Dey" w:date="2019-04-11T22:48:00Z">
            <w:rPr/>
          </w:rPrChange>
        </w:rPr>
        <w:t>Wet</w:t>
      </w:r>
      <w:r w:rsidR="00D239C0" w:rsidRPr="000E0F88">
        <w:rPr>
          <w:b/>
          <w:rPrChange w:id="123" w:author="Ishaan Dey" w:date="2019-04-11T22:48:00Z">
            <w:rPr/>
          </w:rPrChange>
        </w:rPr>
        <w:t xml:space="preserve"> using the </w:t>
      </w:r>
      <w:r w:rsidR="00EC43A4" w:rsidRPr="000E0F88">
        <w:rPr>
          <w:b/>
          <w:rPrChange w:id="124" w:author="Ishaan Dey" w:date="2019-04-11T22:48:00Z">
            <w:rPr/>
          </w:rPrChange>
        </w:rPr>
        <w:t xml:space="preserve">specification fit in Step I. </w:t>
      </w:r>
      <w:r w:rsidRPr="000E0F88">
        <w:rPr>
          <w:b/>
          <w:rPrChange w:id="125" w:author="Ishaan Dey" w:date="2019-04-11T22:48:00Z">
            <w:rPr/>
          </w:rPrChange>
        </w:rPr>
        <w:t xml:space="preserve">Use them results to compute </w:t>
      </w:r>
      <w:proofErr w:type="spellStart"/>
      <w:r w:rsidRPr="000E0F88">
        <w:rPr>
          <w:b/>
          <w:rPrChange w:id="126" w:author="Ishaan Dey" w:date="2019-04-11T22:48:00Z">
            <w:rPr/>
          </w:rPrChange>
        </w:rPr>
        <w:t>Studenmund’s</w:t>
      </w:r>
      <w:proofErr w:type="spellEnd"/>
      <w:r w:rsidRPr="000E0F88">
        <w:rPr>
          <w:b/>
          <w:rPrChange w:id="127" w:author="Ishaan Dey" w:date="2019-04-11T22:48:00Z">
            <w:rPr/>
          </w:rPrChange>
        </w:rPr>
        <w:t xml:space="preserve"> </w:t>
      </w:r>
      <w:r w:rsidR="00982B07" w:rsidRPr="00445340">
        <w:rPr>
          <w:b/>
          <w:noProof/>
          <w:position w:val="-14"/>
        </w:rPr>
        <w:object w:dxaOrig="320" w:dyaOrig="400">
          <v:shape id="_x0000_i1029" type="#_x0000_t75" alt="" style="width:15.85pt;height:19.8pt;mso-width-percent:0;mso-height-percent:0;mso-width-percent:0;mso-height-percent:0" o:ole="">
            <v:imagedata r:id="rId16" o:title=""/>
          </v:shape>
          <o:OLEObject Type="Embed" ProgID="Equation.DSMT4" ShapeID="_x0000_i1029" DrawAspect="Content" ObjectID="_1618561128" r:id="rId17"/>
        </w:object>
      </w:r>
      <w:r w:rsidRPr="000E0F88">
        <w:rPr>
          <w:b/>
          <w:rPrChange w:id="128" w:author="Ishaan Dey" w:date="2019-04-11T22:48:00Z">
            <w:rPr/>
          </w:rPrChange>
        </w:rPr>
        <w:t>measure (see p. 394)</w:t>
      </w:r>
      <w:r w:rsidR="00A5317B" w:rsidRPr="000E0F88">
        <w:rPr>
          <w:b/>
          <w:rPrChange w:id="129" w:author="Ishaan Dey" w:date="2019-04-11T22:48:00Z">
            <w:rPr/>
          </w:rPrChange>
        </w:rPr>
        <w:t xml:space="preserve">      </w:t>
      </w:r>
      <w:r w:rsidR="00A5317B" w:rsidRPr="000E0F88">
        <w:rPr>
          <w:b/>
          <w:color w:val="FFFFFF" w:themeColor="background1"/>
          <w:sz w:val="2"/>
          <w:szCs w:val="2"/>
          <w:rPrChange w:id="130" w:author="Ishaan Dey" w:date="2019-04-11T22:48:00Z">
            <w:rPr>
              <w:color w:val="FFFFFF" w:themeColor="background1"/>
              <w:sz w:val="2"/>
              <w:szCs w:val="2"/>
            </w:rPr>
          </w:rPrChange>
        </w:rPr>
        <w:t xml:space="preserve">Sp9a </w:t>
      </w:r>
      <w:proofErr w:type="spellStart"/>
      <w:r w:rsidR="00A5317B" w:rsidRPr="000E0F88">
        <w:rPr>
          <w:b/>
          <w:color w:val="FFFFFF" w:themeColor="background1"/>
          <w:sz w:val="2"/>
          <w:szCs w:val="2"/>
          <w:rPrChange w:id="131" w:author="Ishaan Dey" w:date="2019-04-11T22:48:00Z">
            <w:rPr>
              <w:color w:val="FFFFFF" w:themeColor="background1"/>
              <w:sz w:val="2"/>
              <w:szCs w:val="2"/>
            </w:rPr>
          </w:rPrChange>
        </w:rPr>
        <w:t>Sp9a</w:t>
      </w:r>
      <w:proofErr w:type="spellEnd"/>
    </w:p>
    <w:p w:rsidR="00452F26" w:rsidRPr="009F05AA" w:rsidRDefault="00392178" w:rsidP="002F5807">
      <w:pPr>
        <w:pStyle w:val="StyleSp181pt"/>
      </w:pPr>
      <w:r>
        <w:t xml:space="preserve"> </w:t>
      </w:r>
    </w:p>
    <w:p w:rsidR="00F55951" w:rsidRDefault="000E0F88" w:rsidP="004A7CB6">
      <w:pPr>
        <w:pStyle w:val="Sp19a"/>
        <w:rPr>
          <w:ins w:id="132" w:author="Ishaan Dey" w:date="2019-04-11T22:56:00Z"/>
        </w:rPr>
      </w:pPr>
      <w:ins w:id="133" w:author="Ishaan Dey" w:date="2019-04-11T22:56:00Z">
        <w:r w:rsidRPr="000E0F88">
          <w:rPr>
            <w:noProof/>
          </w:rPr>
          <w:drawing>
            <wp:inline distT="0" distB="0" distL="0" distR="0" wp14:anchorId="43112CB1" wp14:editId="418CA86A">
              <wp:extent cx="5486400" cy="13931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1393190"/>
                      </a:xfrm>
                      <a:prstGeom prst="rect">
                        <a:avLst/>
                      </a:prstGeom>
                    </pic:spPr>
                  </pic:pic>
                </a:graphicData>
              </a:graphic>
            </wp:inline>
          </w:drawing>
        </w:r>
      </w:ins>
    </w:p>
    <w:p w:rsidR="000E0F88" w:rsidRPr="000E0F88" w:rsidRDefault="000E0F88" w:rsidP="004A7CB6">
      <w:pPr>
        <w:pStyle w:val="Sp19a"/>
        <w:rPr>
          <w:ins w:id="134" w:author="Ishaan Dey" w:date="2019-04-11T22:49:00Z"/>
        </w:rPr>
      </w:pPr>
      <w:ins w:id="135" w:author="Ishaan Dey" w:date="2019-04-11T22:56:00Z">
        <w:r>
          <w:t>R</w:t>
        </w:r>
        <w:r w:rsidRPr="000E0F88">
          <w:rPr>
            <w:vertAlign w:val="superscript"/>
            <w:rPrChange w:id="136" w:author="Ishaan Dey" w:date="2019-04-11T22:57:00Z">
              <w:rPr/>
            </w:rPrChange>
          </w:rPr>
          <w:t>2</w:t>
        </w:r>
      </w:ins>
      <w:ins w:id="137" w:author="Ishaan Dey" w:date="2019-04-11T22:57:00Z">
        <w:r w:rsidRPr="000E0F88">
          <w:rPr>
            <w:vertAlign w:val="subscript"/>
            <w:rPrChange w:id="138" w:author="Ishaan Dey" w:date="2019-04-11T22:57:00Z">
              <w:rPr/>
            </w:rPrChange>
          </w:rPr>
          <w:t>p</w:t>
        </w:r>
        <w:r>
          <w:t xml:space="preserve"> = 0.5(69</w:t>
        </w:r>
        <w:proofErr w:type="gramStart"/>
        <w:r>
          <w:t>/(</w:t>
        </w:r>
        <w:proofErr w:type="gramEnd"/>
        <w:r>
          <w:t>69+</w:t>
        </w:r>
      </w:ins>
      <w:ins w:id="139" w:author="Ishaan Dey" w:date="2019-04-17T11:17:00Z">
        <w:r w:rsidR="00686B69">
          <w:t>6</w:t>
        </w:r>
      </w:ins>
      <w:ins w:id="140" w:author="Ishaan Dey" w:date="2019-04-11T22:57:00Z">
        <w:r>
          <w:t>)+</w:t>
        </w:r>
      </w:ins>
      <w:ins w:id="141" w:author="Ishaan Dey" w:date="2019-04-17T11:17:00Z">
        <w:r w:rsidR="00686B69">
          <w:t>27</w:t>
        </w:r>
      </w:ins>
      <w:ins w:id="142" w:author="Ishaan Dey" w:date="2019-04-11T22:57:00Z">
        <w:r>
          <w:t>/(</w:t>
        </w:r>
      </w:ins>
      <w:ins w:id="143" w:author="Ishaan Dey" w:date="2019-04-17T11:17:00Z">
        <w:r w:rsidR="00686B69">
          <w:t>18</w:t>
        </w:r>
      </w:ins>
      <w:ins w:id="144" w:author="Ishaan Dey" w:date="2019-04-11T22:57:00Z">
        <w:r>
          <w:t>+27))</w:t>
        </w:r>
      </w:ins>
      <w:ins w:id="145" w:author="Ishaan Dey" w:date="2019-04-17T11:19:00Z">
        <w:r w:rsidR="00686B69">
          <w:t>*100</w:t>
        </w:r>
      </w:ins>
      <w:ins w:id="146" w:author="Ishaan Dey" w:date="2019-04-11T22:58:00Z">
        <w:r>
          <w:t xml:space="preserve"> = </w:t>
        </w:r>
      </w:ins>
      <w:ins w:id="147" w:author="Ishaan Dey" w:date="2019-04-17T16:58:00Z">
        <w:r w:rsidR="004F0BB6">
          <w:t>.</w:t>
        </w:r>
      </w:ins>
      <w:ins w:id="148" w:author="Ishaan Dey" w:date="2019-04-17T11:19:00Z">
        <w:r w:rsidR="00686B69">
          <w:t>7600</w:t>
        </w:r>
      </w:ins>
    </w:p>
    <w:p w:rsidR="000E0F88" w:rsidRPr="009F05AA" w:rsidRDefault="000E0F88" w:rsidP="004A7CB6">
      <w:pPr>
        <w:pStyle w:val="Sp19a"/>
      </w:pPr>
    </w:p>
    <w:p w:rsidR="00686B69" w:rsidRDefault="00686B69">
      <w:pPr>
        <w:rPr>
          <w:ins w:id="149" w:author="Ishaan Dey" w:date="2019-04-17T11:15:00Z"/>
          <w:rFonts w:ascii="Lori" w:hAnsi="Lori" w:cs="Courier New"/>
          <w:sz w:val="22"/>
          <w:szCs w:val="16"/>
          <w:u w:val="single"/>
        </w:rPr>
      </w:pPr>
      <w:ins w:id="150" w:author="Ishaan Dey" w:date="2019-04-17T11:15:00Z">
        <w:r>
          <w:rPr>
            <w:u w:val="single"/>
          </w:rPr>
          <w:br w:type="page"/>
        </w:r>
      </w:ins>
    </w:p>
    <w:p w:rsidR="00EC43A4" w:rsidRPr="009F05AA" w:rsidRDefault="00EC43A4" w:rsidP="004A7CB6">
      <w:pPr>
        <w:pStyle w:val="Sp19a"/>
      </w:pPr>
      <w:r w:rsidRPr="009F05AA">
        <w:rPr>
          <w:u w:val="single"/>
        </w:rPr>
        <w:lastRenderedPageBreak/>
        <w:t>Step VI</w:t>
      </w:r>
      <w:r w:rsidRPr="009F05AA">
        <w:t>.</w:t>
      </w:r>
    </w:p>
    <w:p w:rsidR="00EC43A4" w:rsidRPr="009F05AA" w:rsidRDefault="00EC43A4" w:rsidP="004A7CB6">
      <w:pPr>
        <w:pStyle w:val="Sp19a"/>
      </w:pPr>
    </w:p>
    <w:p w:rsidR="00D239C0" w:rsidRPr="000E0F88" w:rsidRDefault="00DB6551" w:rsidP="004A7CB6">
      <w:pPr>
        <w:pStyle w:val="Sp19a"/>
        <w:rPr>
          <w:b/>
          <w:rPrChange w:id="151" w:author="Ishaan Dey" w:date="2019-04-11T22:58:00Z">
            <w:rPr/>
          </w:rPrChange>
        </w:rPr>
      </w:pPr>
      <w:r w:rsidRPr="009F05AA">
        <w:t>(</w:t>
      </w:r>
      <w:r w:rsidRPr="000E0F88">
        <w:rPr>
          <w:b/>
          <w:rPrChange w:id="152" w:author="Ishaan Dey" w:date="2019-04-11T22:58:00Z">
            <w:rPr/>
          </w:rPrChange>
        </w:rPr>
        <w:t xml:space="preserve">6 points) </w:t>
      </w:r>
      <w:r w:rsidR="00D239C0" w:rsidRPr="000E0F88">
        <w:rPr>
          <w:b/>
          <w:rPrChange w:id="153" w:author="Ishaan Dey" w:date="2019-04-11T22:58:00Z">
            <w:rPr/>
          </w:rPrChange>
        </w:rPr>
        <w:t>Now fit the same model using logit</w:t>
      </w:r>
      <w:r w:rsidR="000D3995" w:rsidRPr="000E0F88">
        <w:rPr>
          <w:b/>
          <w:rPrChange w:id="154" w:author="Ishaan Dey" w:date="2019-04-11T22:58:00Z">
            <w:rPr/>
          </w:rPrChange>
        </w:rPr>
        <w:t xml:space="preserve">; that is </w:t>
      </w:r>
      <w:r w:rsidR="00982B07" w:rsidRPr="00445340">
        <w:rPr>
          <w:b/>
          <w:noProof/>
          <w:position w:val="-34"/>
        </w:rPr>
        <w:object w:dxaOrig="4099" w:dyaOrig="800">
          <v:shape id="_x0000_i1028" type="#_x0000_t75" alt="" style="width:204.75pt;height:40.3pt;mso-width-percent:0;mso-height-percent:0;mso-width-percent:0;mso-height-percent:0" o:ole="">
            <v:imagedata r:id="rId19" o:title=""/>
          </v:shape>
          <o:OLEObject Type="Embed" ProgID="Equation.DSMT4" ShapeID="_x0000_i1028" DrawAspect="Content" ObjectID="_1618561129" r:id="rId20"/>
        </w:object>
      </w:r>
      <w:r w:rsidR="000D3995" w:rsidRPr="000E0F88">
        <w:rPr>
          <w:b/>
          <w:rPrChange w:id="155" w:author="Ishaan Dey" w:date="2019-04-11T22:58:00Z">
            <w:rPr/>
          </w:rPrChange>
        </w:rPr>
        <w:t>.</w:t>
      </w:r>
      <w:r w:rsidR="00C64055" w:rsidRPr="000E0F88">
        <w:rPr>
          <w:b/>
          <w:rPrChange w:id="156" w:author="Ishaan Dey" w:date="2019-04-11T22:58:00Z">
            <w:rPr/>
          </w:rPrChange>
        </w:rPr>
        <w:t xml:space="preserve"> </w:t>
      </w:r>
      <w:r w:rsidR="000D3995" w:rsidRPr="000E0F88">
        <w:rPr>
          <w:b/>
          <w:rPrChange w:id="157" w:author="Ishaan Dey" w:date="2019-04-11T22:58:00Z">
            <w:rPr/>
          </w:rPrChange>
        </w:rPr>
        <w:t>O</w:t>
      </w:r>
      <w:r w:rsidR="00C64055" w:rsidRPr="000E0F88">
        <w:rPr>
          <w:b/>
          <w:rPrChange w:id="158" w:author="Ishaan Dey" w:date="2019-04-11T22:58:00Z">
            <w:rPr/>
          </w:rPrChange>
        </w:rPr>
        <w:t xml:space="preserve">nce again treat </w:t>
      </w:r>
      <w:proofErr w:type="spellStart"/>
      <w:r w:rsidR="00C64055" w:rsidRPr="000E0F88">
        <w:rPr>
          <w:b/>
          <w:rPrChange w:id="159" w:author="Ishaan Dey" w:date="2019-04-11T22:58:00Z">
            <w:rPr/>
          </w:rPrChange>
        </w:rPr>
        <w:t>RUC_code</w:t>
      </w:r>
      <w:proofErr w:type="spellEnd"/>
      <w:r w:rsidR="00C64055" w:rsidRPr="000E0F88">
        <w:rPr>
          <w:b/>
          <w:rPrChange w:id="160" w:author="Ishaan Dey" w:date="2019-04-11T22:58:00Z">
            <w:rPr/>
          </w:rPrChange>
        </w:rPr>
        <w:t xml:space="preserve"> as a quantitative variable. I</w:t>
      </w:r>
      <w:r w:rsidR="00EC43A4" w:rsidRPr="000E0F88">
        <w:rPr>
          <w:b/>
          <w:rPrChange w:id="161" w:author="Ishaan Dey" w:date="2019-04-11T22:58:00Z">
            <w:rPr/>
          </w:rPrChange>
        </w:rPr>
        <w:t xml:space="preserve">nclude a copy of the </w:t>
      </w:r>
      <w:r w:rsidR="00C64055" w:rsidRPr="000E0F88">
        <w:rPr>
          <w:b/>
          <w:rPrChange w:id="162" w:author="Ishaan Dey" w:date="2019-04-11T22:58:00Z">
            <w:rPr/>
          </w:rPrChange>
        </w:rPr>
        <w:t>output</w:t>
      </w:r>
      <w:r w:rsidR="00EC43A4" w:rsidRPr="000E0F88">
        <w:rPr>
          <w:b/>
          <w:rPrChange w:id="163" w:author="Ishaan Dey" w:date="2019-04-11T22:58:00Z">
            <w:rPr/>
          </w:rPrChange>
        </w:rPr>
        <w:t xml:space="preserve"> in your report</w:t>
      </w:r>
      <w:r w:rsidR="00D239C0" w:rsidRPr="000E0F88">
        <w:rPr>
          <w:b/>
          <w:rPrChange w:id="164" w:author="Ishaan Dey" w:date="2019-04-11T22:58:00Z">
            <w:rPr/>
          </w:rPrChange>
        </w:rPr>
        <w:t xml:space="preserve">. Do all the variables have the predicted signs? What </w:t>
      </w:r>
      <w:proofErr w:type="gramStart"/>
      <w:r w:rsidR="00D239C0" w:rsidRPr="000E0F88">
        <w:rPr>
          <w:b/>
          <w:rPrChange w:id="165" w:author="Ishaan Dey" w:date="2019-04-11T22:58:00Z">
            <w:rPr/>
          </w:rPrChange>
        </w:rPr>
        <w:t>are</w:t>
      </w:r>
      <w:proofErr w:type="gramEnd"/>
      <w:r w:rsidR="00D239C0" w:rsidRPr="000E0F88">
        <w:rPr>
          <w:b/>
          <w:rPrChange w:id="166" w:author="Ishaan Dey" w:date="2019-04-11T22:58:00Z">
            <w:rPr/>
          </w:rPrChange>
        </w:rPr>
        <w:t xml:space="preserve"> the p-values associated with each variable and which are statistically significant at the 5% level?</w:t>
      </w:r>
      <w:r w:rsidR="00A5317B" w:rsidRPr="000E0F88">
        <w:rPr>
          <w:b/>
          <w:rPrChange w:id="167" w:author="Ishaan Dey" w:date="2019-04-11T22:58:00Z">
            <w:rPr/>
          </w:rPrChange>
        </w:rPr>
        <w:t xml:space="preserve">    </w:t>
      </w:r>
      <w:r w:rsidR="00A5317B" w:rsidRPr="000E0F88">
        <w:rPr>
          <w:b/>
          <w:color w:val="FFFFFF" w:themeColor="background1"/>
          <w:sz w:val="2"/>
          <w:szCs w:val="2"/>
          <w:rPrChange w:id="168" w:author="Ishaan Dey" w:date="2019-04-11T22:58:00Z">
            <w:rPr>
              <w:color w:val="FFFFFF" w:themeColor="background1"/>
              <w:sz w:val="2"/>
              <w:szCs w:val="2"/>
            </w:rPr>
          </w:rPrChange>
        </w:rPr>
        <w:t>Sp9a</w:t>
      </w:r>
    </w:p>
    <w:p w:rsidR="0093693B" w:rsidRDefault="0093693B" w:rsidP="004A7CB6">
      <w:pPr>
        <w:pStyle w:val="Sp19a"/>
        <w:rPr>
          <w:ins w:id="169" w:author="Ishaan Dey" w:date="2019-04-11T22:58:00Z"/>
          <w:u w:val="single"/>
        </w:rPr>
      </w:pPr>
      <w:ins w:id="170" w:author="Ishaan Dey" w:date="2019-04-11T22:59:00Z">
        <w:r w:rsidRPr="0093693B">
          <w:rPr>
            <w:noProof/>
            <w:u w:val="single"/>
          </w:rPr>
          <w:drawing>
            <wp:inline distT="0" distB="0" distL="0" distR="0" wp14:anchorId="37E31673" wp14:editId="58CC25FB">
              <wp:extent cx="5486400" cy="20262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026285"/>
                      </a:xfrm>
                      <a:prstGeom prst="rect">
                        <a:avLst/>
                      </a:prstGeom>
                    </pic:spPr>
                  </pic:pic>
                </a:graphicData>
              </a:graphic>
            </wp:inline>
          </w:drawing>
        </w:r>
      </w:ins>
    </w:p>
    <w:p w:rsidR="00686B69" w:rsidRPr="00375E19" w:rsidRDefault="00686B69" w:rsidP="00686B69">
      <w:pPr>
        <w:pStyle w:val="Sp19e"/>
        <w:rPr>
          <w:ins w:id="171" w:author="Ishaan Dey" w:date="2019-04-17T11:22:00Z"/>
          <w:rPrChange w:id="172" w:author="Ishaan Dey" w:date="2019-04-17T14:28:00Z">
            <w:rPr>
              <w:ins w:id="173" w:author="Ishaan Dey" w:date="2019-04-17T11:22:00Z"/>
              <w:u w:val="single"/>
            </w:rPr>
          </w:rPrChange>
        </w:rPr>
      </w:pPr>
      <w:ins w:id="174" w:author="Ishaan Dey" w:date="2019-04-17T11:22:00Z">
        <w:r w:rsidRPr="00375E19">
          <w:rPr>
            <w:rPrChange w:id="175" w:author="Ishaan Dey" w:date="2019-04-17T14:28:00Z">
              <w:rPr>
                <w:u w:val="single"/>
              </w:rPr>
            </w:rPrChange>
          </w:rPr>
          <w:t>All of the coefficients have the expected signs and are statistically significant at the 5% level.</w:t>
        </w:r>
      </w:ins>
    </w:p>
    <w:p w:rsidR="00686B69" w:rsidRPr="00375E19" w:rsidRDefault="00686B69" w:rsidP="00686B69">
      <w:pPr>
        <w:pStyle w:val="Sp19e"/>
        <w:rPr>
          <w:ins w:id="176" w:author="Ishaan Dey" w:date="2019-04-17T11:22:00Z"/>
          <w:rPrChange w:id="177" w:author="Ishaan Dey" w:date="2019-04-17T14:28:00Z">
            <w:rPr>
              <w:ins w:id="178" w:author="Ishaan Dey" w:date="2019-04-17T11:22:00Z"/>
              <w:u w:val="single"/>
            </w:rPr>
          </w:rPrChange>
        </w:rPr>
      </w:pPr>
      <w:ins w:id="179" w:author="Ishaan Dey" w:date="2019-04-17T11:22:00Z">
        <w:r w:rsidRPr="00375E19">
          <w:rPr>
            <w:rPrChange w:id="180" w:author="Ishaan Dey" w:date="2019-04-17T14:28:00Z">
              <w:rPr>
                <w:u w:val="single"/>
              </w:rPr>
            </w:rPrChange>
          </w:rPr>
          <w:t>Baptist p-value = 0.0005 (significant)</w:t>
        </w:r>
      </w:ins>
    </w:p>
    <w:p w:rsidR="00686B69" w:rsidRPr="00375E19" w:rsidRDefault="00686B69" w:rsidP="00686B69">
      <w:pPr>
        <w:pStyle w:val="Sp19e"/>
        <w:rPr>
          <w:ins w:id="181" w:author="Ishaan Dey" w:date="2019-04-17T11:22:00Z"/>
          <w:rPrChange w:id="182" w:author="Ishaan Dey" w:date="2019-04-17T14:28:00Z">
            <w:rPr>
              <w:ins w:id="183" w:author="Ishaan Dey" w:date="2019-04-17T11:22:00Z"/>
              <w:u w:val="single"/>
            </w:rPr>
          </w:rPrChange>
        </w:rPr>
      </w:pPr>
      <w:ins w:id="184" w:author="Ishaan Dey" w:date="2019-04-17T11:22:00Z">
        <w:r w:rsidRPr="00375E19">
          <w:rPr>
            <w:rPrChange w:id="185" w:author="Ishaan Dey" w:date="2019-04-17T14:28:00Z">
              <w:rPr>
                <w:u w:val="single"/>
              </w:rPr>
            </w:rPrChange>
          </w:rPr>
          <w:t>Catholic p-value = 0.0225 (significant)</w:t>
        </w:r>
      </w:ins>
    </w:p>
    <w:p w:rsidR="00686B69" w:rsidRPr="00375E19" w:rsidRDefault="00686B69" w:rsidP="00686B69">
      <w:pPr>
        <w:pStyle w:val="Sp19e"/>
        <w:rPr>
          <w:ins w:id="186" w:author="Ishaan Dey" w:date="2019-04-17T11:22:00Z"/>
          <w:rPrChange w:id="187" w:author="Ishaan Dey" w:date="2019-04-17T14:28:00Z">
            <w:rPr>
              <w:ins w:id="188" w:author="Ishaan Dey" w:date="2019-04-17T11:22:00Z"/>
              <w:u w:val="single"/>
            </w:rPr>
          </w:rPrChange>
        </w:rPr>
      </w:pPr>
      <w:ins w:id="189" w:author="Ishaan Dey" w:date="2019-04-17T11:22:00Z">
        <w:r w:rsidRPr="00375E19">
          <w:rPr>
            <w:rPrChange w:id="190" w:author="Ishaan Dey" w:date="2019-04-17T14:28:00Z">
              <w:rPr>
                <w:u w:val="single"/>
              </w:rPr>
            </w:rPrChange>
          </w:rPr>
          <w:t>Percent nonwhite p-value = 0.0035 (significant)</w:t>
        </w:r>
      </w:ins>
    </w:p>
    <w:p w:rsidR="00686B69" w:rsidRPr="00375E19" w:rsidRDefault="00686B69" w:rsidP="00686B69">
      <w:pPr>
        <w:pStyle w:val="Sp19e"/>
        <w:rPr>
          <w:ins w:id="191" w:author="Ishaan Dey" w:date="2019-04-17T11:22:00Z"/>
          <w:rPrChange w:id="192" w:author="Ishaan Dey" w:date="2019-04-17T14:28:00Z">
            <w:rPr>
              <w:ins w:id="193" w:author="Ishaan Dey" w:date="2019-04-17T11:22:00Z"/>
              <w:u w:val="single"/>
            </w:rPr>
          </w:rPrChange>
        </w:rPr>
      </w:pPr>
      <w:ins w:id="194" w:author="Ishaan Dey" w:date="2019-04-17T11:22:00Z">
        <w:r w:rsidRPr="00375E19">
          <w:rPr>
            <w:rPrChange w:id="195" w:author="Ishaan Dey" w:date="2019-04-17T14:28:00Z">
              <w:rPr>
                <w:u w:val="single"/>
              </w:rPr>
            </w:rPrChange>
          </w:rPr>
          <w:t>RUC Code p-value = 0.0005 (significant)</w:t>
        </w:r>
      </w:ins>
    </w:p>
    <w:p w:rsidR="000E0F88" w:rsidRPr="009F05AA" w:rsidRDefault="000E0F88" w:rsidP="004A7CB6">
      <w:pPr>
        <w:pStyle w:val="Sp19a"/>
        <w:rPr>
          <w:u w:val="single"/>
        </w:rPr>
      </w:pPr>
    </w:p>
    <w:p w:rsidR="00A4236D" w:rsidRDefault="00A4236D">
      <w:pPr>
        <w:rPr>
          <w:ins w:id="196" w:author="Ishaan Dey" w:date="2019-04-17T11:22:00Z"/>
          <w:rFonts w:ascii="Lori" w:hAnsi="Lori" w:cs="Courier New"/>
          <w:sz w:val="22"/>
          <w:szCs w:val="16"/>
          <w:u w:val="single"/>
        </w:rPr>
      </w:pPr>
      <w:ins w:id="197" w:author="Ishaan Dey" w:date="2019-04-17T11:22:00Z">
        <w:r>
          <w:rPr>
            <w:u w:val="single"/>
          </w:rPr>
          <w:br w:type="page"/>
        </w:r>
      </w:ins>
    </w:p>
    <w:p w:rsidR="00EC43A4" w:rsidRPr="009F05AA" w:rsidRDefault="00EC43A4" w:rsidP="004A7CB6">
      <w:pPr>
        <w:pStyle w:val="Sp19a"/>
      </w:pPr>
      <w:r w:rsidRPr="009F05AA">
        <w:rPr>
          <w:u w:val="single"/>
        </w:rPr>
        <w:lastRenderedPageBreak/>
        <w:t>Step VII</w:t>
      </w:r>
      <w:r w:rsidRPr="009F05AA">
        <w:t>.</w:t>
      </w:r>
    </w:p>
    <w:p w:rsidR="00EC43A4" w:rsidRPr="009F05AA" w:rsidRDefault="00EC43A4" w:rsidP="004A7CB6">
      <w:pPr>
        <w:pStyle w:val="Sp19a"/>
      </w:pPr>
    </w:p>
    <w:p w:rsidR="00D239C0" w:rsidRPr="0093693B" w:rsidRDefault="00DB6551" w:rsidP="004A7CB6">
      <w:pPr>
        <w:pStyle w:val="Sp19a"/>
        <w:rPr>
          <w:b/>
          <w:rPrChange w:id="198" w:author="Ishaan Dey" w:date="2019-04-11T22:58:00Z">
            <w:rPr/>
          </w:rPrChange>
        </w:rPr>
      </w:pPr>
      <w:r w:rsidRPr="0093693B">
        <w:rPr>
          <w:b/>
          <w:rPrChange w:id="199" w:author="Ishaan Dey" w:date="2019-04-11T22:58:00Z">
            <w:rPr/>
          </w:rPrChange>
        </w:rPr>
        <w:t xml:space="preserve">(6 points) </w:t>
      </w:r>
      <w:r w:rsidR="00D239C0" w:rsidRPr="0093693B">
        <w:rPr>
          <w:b/>
          <w:rPrChange w:id="200" w:author="Ishaan Dey" w:date="2019-04-11T22:58:00Z">
            <w:rPr/>
          </w:rPrChange>
        </w:rPr>
        <w:t xml:space="preserve">How many of the dry counties are correctly predicted by the logit model? How many of the </w:t>
      </w:r>
      <w:r w:rsidR="00A64401" w:rsidRPr="0093693B">
        <w:rPr>
          <w:b/>
          <w:rPrChange w:id="201" w:author="Ishaan Dey" w:date="2019-04-11T22:58:00Z">
            <w:rPr/>
          </w:rPrChange>
        </w:rPr>
        <w:t>Wet</w:t>
      </w:r>
      <w:r w:rsidR="00D239C0" w:rsidRPr="0093693B">
        <w:rPr>
          <w:b/>
          <w:rPrChange w:id="202" w:author="Ishaan Dey" w:date="2019-04-11T22:58:00Z">
            <w:rPr/>
          </w:rPrChange>
        </w:rPr>
        <w:t xml:space="preserve"> counties are correctly predicted? </w:t>
      </w:r>
      <w:r w:rsidR="00EC43A4" w:rsidRPr="0093693B">
        <w:rPr>
          <w:b/>
          <w:rPrChange w:id="203" w:author="Ishaan Dey" w:date="2019-04-11T22:58:00Z">
            <w:rPr/>
          </w:rPrChange>
        </w:rPr>
        <w:t xml:space="preserve">Include the relevant STATA output in your results. </w:t>
      </w:r>
      <w:r w:rsidR="00D239C0" w:rsidRPr="0093693B">
        <w:rPr>
          <w:b/>
          <w:rPrChange w:id="204" w:author="Ishaan Dey" w:date="2019-04-11T22:58:00Z">
            <w:rPr/>
          </w:rPrChange>
        </w:rPr>
        <w:t xml:space="preserve">What is </w:t>
      </w:r>
      <w:proofErr w:type="spellStart"/>
      <w:r w:rsidR="007A16DF" w:rsidRPr="0093693B">
        <w:rPr>
          <w:b/>
          <w:rPrChange w:id="205" w:author="Ishaan Dey" w:date="2019-04-11T22:58:00Z">
            <w:rPr/>
          </w:rPrChange>
        </w:rPr>
        <w:t>Studenmund’s</w:t>
      </w:r>
      <w:proofErr w:type="spellEnd"/>
      <w:r w:rsidR="007A16DF" w:rsidRPr="0093693B">
        <w:rPr>
          <w:b/>
          <w:rPrChange w:id="206" w:author="Ishaan Dey" w:date="2019-04-11T22:58:00Z">
            <w:rPr/>
          </w:rPrChange>
        </w:rPr>
        <w:t xml:space="preserve"> </w:t>
      </w:r>
      <w:bookmarkStart w:id="207" w:name="MTBlankEqn"/>
      <w:r w:rsidR="00982B07" w:rsidRPr="00445340">
        <w:rPr>
          <w:b/>
          <w:noProof/>
          <w:position w:val="-14"/>
        </w:rPr>
        <w:object w:dxaOrig="320" w:dyaOrig="400">
          <v:shape id="_x0000_i1027" type="#_x0000_t75" alt="" style="width:15.85pt;height:19.8pt;mso-width-percent:0;mso-height-percent:0;mso-width-percent:0;mso-height-percent:0" o:ole="">
            <v:imagedata r:id="rId22" o:title=""/>
          </v:shape>
          <o:OLEObject Type="Embed" ProgID="Equation.DSMT4" ShapeID="_x0000_i1027" DrawAspect="Content" ObjectID="_1618561130" r:id="rId23"/>
        </w:object>
      </w:r>
      <w:bookmarkEnd w:id="207"/>
      <w:r w:rsidR="007A16DF" w:rsidRPr="0093693B">
        <w:rPr>
          <w:b/>
          <w:rPrChange w:id="208" w:author="Ishaan Dey" w:date="2019-04-11T22:58:00Z">
            <w:rPr/>
          </w:rPrChange>
        </w:rPr>
        <w:t>measure</w:t>
      </w:r>
      <w:r w:rsidR="00D239C0" w:rsidRPr="0093693B">
        <w:rPr>
          <w:b/>
          <w:rPrChange w:id="209" w:author="Ishaan Dey" w:date="2019-04-11T22:58:00Z">
            <w:rPr/>
          </w:rPrChange>
        </w:rPr>
        <w:t>?</w:t>
      </w:r>
      <w:r w:rsidR="00A5317B" w:rsidRPr="0093693B">
        <w:rPr>
          <w:b/>
          <w:rPrChange w:id="210" w:author="Ishaan Dey" w:date="2019-04-11T22:58:00Z">
            <w:rPr/>
          </w:rPrChange>
        </w:rPr>
        <w:t xml:space="preserve">    </w:t>
      </w:r>
      <w:r w:rsidR="00A5317B" w:rsidRPr="0093693B">
        <w:rPr>
          <w:b/>
          <w:color w:val="FFFFFF" w:themeColor="background1"/>
          <w:sz w:val="2"/>
          <w:szCs w:val="2"/>
          <w:rPrChange w:id="211" w:author="Ishaan Dey" w:date="2019-04-11T22:58:00Z">
            <w:rPr>
              <w:color w:val="FFFFFF" w:themeColor="background1"/>
              <w:sz w:val="2"/>
              <w:szCs w:val="2"/>
            </w:rPr>
          </w:rPrChange>
        </w:rPr>
        <w:t>Sp9a</w:t>
      </w:r>
    </w:p>
    <w:p w:rsidR="00452F26" w:rsidRPr="009F05AA" w:rsidRDefault="00392178" w:rsidP="002F5807">
      <w:pPr>
        <w:pStyle w:val="StyleSp181pt"/>
      </w:pPr>
      <w:r>
        <w:t xml:space="preserve"> </w:t>
      </w:r>
    </w:p>
    <w:p w:rsidR="0093693B" w:rsidRDefault="0093693B" w:rsidP="004A7CB6">
      <w:pPr>
        <w:pStyle w:val="Sp19a"/>
        <w:rPr>
          <w:ins w:id="212" w:author="Ishaan Dey" w:date="2019-04-11T23:01:00Z"/>
        </w:rPr>
      </w:pPr>
      <w:ins w:id="213" w:author="Ishaan Dey" w:date="2019-04-11T23:01:00Z">
        <w:r w:rsidRPr="0093693B">
          <w:rPr>
            <w:noProof/>
          </w:rPr>
          <w:drawing>
            <wp:inline distT="0" distB="0" distL="0" distR="0" wp14:anchorId="52545EC2" wp14:editId="077067AB">
              <wp:extent cx="5486400" cy="3420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3420110"/>
                      </a:xfrm>
                      <a:prstGeom prst="rect">
                        <a:avLst/>
                      </a:prstGeom>
                    </pic:spPr>
                  </pic:pic>
                </a:graphicData>
              </a:graphic>
            </wp:inline>
          </w:drawing>
        </w:r>
      </w:ins>
    </w:p>
    <w:p w:rsidR="00F55951" w:rsidRPr="0093693B" w:rsidRDefault="0093693B" w:rsidP="004A7CB6">
      <w:pPr>
        <w:pStyle w:val="Sp19a"/>
        <w:rPr>
          <w:ins w:id="214" w:author="Ishaan Dey" w:date="2019-04-11T22:58:00Z"/>
        </w:rPr>
      </w:pPr>
      <w:proofErr w:type="spellStart"/>
      <w:ins w:id="215" w:author="Ishaan Dey" w:date="2019-04-11T23:00:00Z">
        <w:r>
          <w:t>Studenmund’s</w:t>
        </w:r>
        <w:proofErr w:type="spellEnd"/>
        <w:r>
          <w:t xml:space="preserve"> R</w:t>
        </w:r>
        <w:r>
          <w:rPr>
            <w:vertAlign w:val="superscript"/>
          </w:rPr>
          <w:t>2</w:t>
        </w:r>
      </w:ins>
      <w:ins w:id="216" w:author="Ishaan Dey" w:date="2019-04-11T23:01:00Z">
        <w:r>
          <w:rPr>
            <w:vertAlign w:val="subscript"/>
          </w:rPr>
          <w:t>p</w:t>
        </w:r>
        <w:r>
          <w:t xml:space="preserve"> measures the average of the true positive and true negative rates. </w:t>
        </w:r>
      </w:ins>
      <w:ins w:id="217" w:author="Ishaan Dey" w:date="2019-04-17T11:54:00Z">
        <w:r w:rsidR="00F8663E">
          <w:t>The value for this model is .7889</w:t>
        </w:r>
      </w:ins>
    </w:p>
    <w:p w:rsidR="0093693B" w:rsidRPr="009F05AA" w:rsidRDefault="0093693B" w:rsidP="004A7CB6">
      <w:pPr>
        <w:pStyle w:val="Sp19a"/>
      </w:pPr>
    </w:p>
    <w:p w:rsidR="00EC43A4" w:rsidRPr="009F05AA" w:rsidRDefault="00EC43A4" w:rsidP="004A7CB6">
      <w:pPr>
        <w:pStyle w:val="Sp19a"/>
      </w:pPr>
      <w:r w:rsidRPr="009F05AA">
        <w:rPr>
          <w:u w:val="single"/>
        </w:rPr>
        <w:t>Step VIII</w:t>
      </w:r>
      <w:r w:rsidRPr="009F05AA">
        <w:t>.</w:t>
      </w:r>
      <w:ins w:id="218" w:author="Ishaan Dey" w:date="2019-05-05T11:29:00Z">
        <w:r w:rsidR="00992758">
          <w:t>.</w:t>
        </w:r>
      </w:ins>
      <w:bookmarkStart w:id="219" w:name="_GoBack"/>
      <w:bookmarkEnd w:id="219"/>
    </w:p>
    <w:p w:rsidR="00EC43A4" w:rsidRPr="009F05AA" w:rsidRDefault="00EC43A4" w:rsidP="004A7CB6">
      <w:pPr>
        <w:pStyle w:val="Sp19a"/>
      </w:pPr>
    </w:p>
    <w:p w:rsidR="00D239C0" w:rsidRPr="00956C43" w:rsidRDefault="00DB6551" w:rsidP="004A7CB6">
      <w:pPr>
        <w:pStyle w:val="Sp19a"/>
        <w:rPr>
          <w:b/>
          <w:rPrChange w:id="220" w:author="Ishaan Dey" w:date="2019-04-12T14:48:00Z">
            <w:rPr/>
          </w:rPrChange>
        </w:rPr>
      </w:pPr>
      <w:r w:rsidRPr="00956C43">
        <w:rPr>
          <w:b/>
          <w:rPrChange w:id="221" w:author="Ishaan Dey" w:date="2019-04-12T14:48:00Z">
            <w:rPr/>
          </w:rPrChange>
        </w:rPr>
        <w:t xml:space="preserve">(5 points) </w:t>
      </w:r>
      <w:r w:rsidR="007A2BDA" w:rsidRPr="00956C43">
        <w:rPr>
          <w:b/>
          <w:rPrChange w:id="222" w:author="Ishaan Dey" w:date="2019-04-12T14:48:00Z">
            <w:rPr/>
          </w:rPrChange>
        </w:rPr>
        <w:t xml:space="preserve">So </w:t>
      </w:r>
      <w:proofErr w:type="gramStart"/>
      <w:r w:rsidR="007A2BDA" w:rsidRPr="00956C43">
        <w:rPr>
          <w:b/>
          <w:rPrChange w:id="223" w:author="Ishaan Dey" w:date="2019-04-12T14:48:00Z">
            <w:rPr/>
          </w:rPrChange>
        </w:rPr>
        <w:t>far</w:t>
      </w:r>
      <w:proofErr w:type="gramEnd"/>
      <w:r w:rsidR="007A2BDA" w:rsidRPr="00956C43">
        <w:rPr>
          <w:b/>
          <w:rPrChange w:id="224" w:author="Ishaan Dey" w:date="2019-04-12T14:48:00Z">
            <w:rPr/>
          </w:rPrChange>
        </w:rPr>
        <w:t xml:space="preserve"> we have treated the </w:t>
      </w:r>
      <w:proofErr w:type="spellStart"/>
      <w:r w:rsidR="007A2BDA" w:rsidRPr="00956C43">
        <w:rPr>
          <w:b/>
          <w:rPrChange w:id="225" w:author="Ishaan Dey" w:date="2019-04-12T14:48:00Z">
            <w:rPr/>
          </w:rPrChange>
        </w:rPr>
        <w:t>R</w:t>
      </w:r>
      <w:r w:rsidR="00D239C0" w:rsidRPr="00956C43">
        <w:rPr>
          <w:b/>
          <w:rPrChange w:id="226" w:author="Ishaan Dey" w:date="2019-04-12T14:48:00Z">
            <w:rPr/>
          </w:rPrChange>
        </w:rPr>
        <w:t>UC_code</w:t>
      </w:r>
      <w:proofErr w:type="spellEnd"/>
      <w:r w:rsidR="00D239C0" w:rsidRPr="00956C43">
        <w:rPr>
          <w:b/>
          <w:rPrChange w:id="227" w:author="Ishaan Dey" w:date="2019-04-12T14:48:00Z">
            <w:rPr/>
          </w:rPrChange>
        </w:rPr>
        <w:t xml:space="preserve"> as if it is a quantitative variable, but it could be argued that it should really be modeled </w:t>
      </w:r>
      <w:r w:rsidR="00EC43A4" w:rsidRPr="00956C43">
        <w:rPr>
          <w:b/>
          <w:rPrChange w:id="228" w:author="Ishaan Dey" w:date="2019-04-12T14:48:00Z">
            <w:rPr/>
          </w:rPrChange>
        </w:rPr>
        <w:t>with</w:t>
      </w:r>
      <w:r w:rsidR="00D239C0" w:rsidRPr="00956C43">
        <w:rPr>
          <w:b/>
          <w:rPrChange w:id="229" w:author="Ishaan Dey" w:date="2019-04-12T14:48:00Z">
            <w:rPr/>
          </w:rPrChange>
        </w:rPr>
        <w:t xml:space="preserve"> a set of dummy variables. The difficulty with doing so is that it will require many dummy variables,</w:t>
      </w:r>
      <w:r w:rsidR="00EC43A4" w:rsidRPr="00956C43">
        <w:rPr>
          <w:b/>
          <w:rPrChange w:id="230" w:author="Ishaan Dey" w:date="2019-04-12T14:48:00Z">
            <w:rPr/>
          </w:rPrChange>
        </w:rPr>
        <w:t xml:space="preserve"> eating up many degrees of freedom,</w:t>
      </w:r>
      <w:r w:rsidR="00D239C0" w:rsidRPr="00956C43">
        <w:rPr>
          <w:b/>
          <w:rPrChange w:id="231" w:author="Ishaan Dey" w:date="2019-04-12T14:48:00Z">
            <w:rPr/>
          </w:rPrChange>
        </w:rPr>
        <w:t xml:space="preserve"> and our sample size is not very large. </w:t>
      </w:r>
      <w:r w:rsidR="007A2BDA" w:rsidRPr="00956C43">
        <w:rPr>
          <w:b/>
          <w:rPrChange w:id="232" w:author="Ishaan Dey" w:date="2019-04-12T14:48:00Z">
            <w:rPr/>
          </w:rPrChange>
        </w:rPr>
        <w:t xml:space="preserve">Entering the </w:t>
      </w:r>
      <w:proofErr w:type="spellStart"/>
      <w:r w:rsidR="007A2BDA" w:rsidRPr="00956C43">
        <w:rPr>
          <w:b/>
          <w:rPrChange w:id="233" w:author="Ishaan Dey" w:date="2019-04-12T14:48:00Z">
            <w:rPr/>
          </w:rPrChange>
        </w:rPr>
        <w:t>R</w:t>
      </w:r>
      <w:r w:rsidR="00EC43A4" w:rsidRPr="00956C43">
        <w:rPr>
          <w:b/>
          <w:rPrChange w:id="234" w:author="Ishaan Dey" w:date="2019-04-12T14:48:00Z">
            <w:rPr/>
          </w:rPrChange>
        </w:rPr>
        <w:t>UC_code</w:t>
      </w:r>
      <w:proofErr w:type="spellEnd"/>
      <w:r w:rsidR="00EC43A4" w:rsidRPr="00956C43">
        <w:rPr>
          <w:b/>
          <w:rPrChange w:id="235" w:author="Ishaan Dey" w:date="2019-04-12T14:48:00Z">
            <w:rPr/>
          </w:rPrChange>
        </w:rPr>
        <w:t xml:space="preserve"> as a single quantitative variable is a simplification that makes sense when you have a small sample. In a very large sample, it would almost certainly make more sense to define a set of dummy variables instead. Whether 120 observations </w:t>
      </w:r>
      <w:proofErr w:type="gramStart"/>
      <w:r w:rsidR="00EC43A4" w:rsidRPr="00956C43">
        <w:rPr>
          <w:b/>
          <w:rPrChange w:id="236" w:author="Ishaan Dey" w:date="2019-04-12T14:48:00Z">
            <w:rPr/>
          </w:rPrChange>
        </w:rPr>
        <w:t>is</w:t>
      </w:r>
      <w:proofErr w:type="gramEnd"/>
      <w:r w:rsidR="00EC43A4" w:rsidRPr="00956C43">
        <w:rPr>
          <w:b/>
          <w:rPrChange w:id="237" w:author="Ishaan Dey" w:date="2019-04-12T14:48:00Z">
            <w:rPr/>
          </w:rPrChange>
        </w:rPr>
        <w:t xml:space="preserve"> a “small” or “big” sample, however, is debatable, and one might want to see which works best from a goodness of fit perspective. </w:t>
      </w:r>
      <w:r w:rsidR="00D239C0" w:rsidRPr="00956C43">
        <w:rPr>
          <w:b/>
          <w:rPrChange w:id="238" w:author="Ishaan Dey" w:date="2019-04-12T14:48:00Z">
            <w:rPr/>
          </w:rPrChange>
        </w:rPr>
        <w:t xml:space="preserve">Use variable definition commands to create a set of dummy variables for the </w:t>
      </w:r>
      <w:proofErr w:type="spellStart"/>
      <w:r w:rsidR="00F72F56" w:rsidRPr="00956C43">
        <w:rPr>
          <w:b/>
          <w:rPrChange w:id="239" w:author="Ishaan Dey" w:date="2019-04-12T14:48:00Z">
            <w:rPr/>
          </w:rPrChange>
        </w:rPr>
        <w:t>R</w:t>
      </w:r>
      <w:r w:rsidR="00D239C0" w:rsidRPr="00956C43">
        <w:rPr>
          <w:b/>
          <w:rPrChange w:id="240" w:author="Ishaan Dey" w:date="2019-04-12T14:48:00Z">
            <w:rPr/>
          </w:rPrChange>
        </w:rPr>
        <w:t>UC_code</w:t>
      </w:r>
      <w:proofErr w:type="spellEnd"/>
      <w:r w:rsidR="00D239C0" w:rsidRPr="00956C43">
        <w:rPr>
          <w:b/>
          <w:rPrChange w:id="241" w:author="Ishaan Dey" w:date="2019-04-12T14:48:00Z">
            <w:rPr/>
          </w:rPrChange>
        </w:rPr>
        <w:t xml:space="preserve"> and then use the dummies in place of the </w:t>
      </w:r>
      <w:proofErr w:type="spellStart"/>
      <w:r w:rsidR="007A2BDA" w:rsidRPr="00956C43">
        <w:rPr>
          <w:b/>
          <w:rPrChange w:id="242" w:author="Ishaan Dey" w:date="2019-04-12T14:48:00Z">
            <w:rPr/>
          </w:rPrChange>
        </w:rPr>
        <w:t>R</w:t>
      </w:r>
      <w:r w:rsidR="00D239C0" w:rsidRPr="00956C43">
        <w:rPr>
          <w:b/>
          <w:rPrChange w:id="243" w:author="Ishaan Dey" w:date="2019-04-12T14:48:00Z">
            <w:rPr/>
          </w:rPrChange>
        </w:rPr>
        <w:t>UC_code</w:t>
      </w:r>
      <w:proofErr w:type="spellEnd"/>
      <w:r w:rsidR="00E72517" w:rsidRPr="00956C43">
        <w:rPr>
          <w:b/>
          <w:rPrChange w:id="244" w:author="Ishaan Dey" w:date="2019-04-12T14:48:00Z">
            <w:rPr/>
          </w:rPrChange>
        </w:rPr>
        <w:t xml:space="preserve"> in a logit model</w:t>
      </w:r>
      <w:r w:rsidR="00D239C0" w:rsidRPr="00956C43">
        <w:rPr>
          <w:b/>
          <w:rPrChange w:id="245" w:author="Ishaan Dey" w:date="2019-04-12T14:48:00Z">
            <w:rPr/>
          </w:rPrChange>
        </w:rPr>
        <w:t xml:space="preserve"> to explain </w:t>
      </w:r>
      <w:r w:rsidR="00A64401" w:rsidRPr="00956C43">
        <w:rPr>
          <w:b/>
          <w:rPrChange w:id="246" w:author="Ishaan Dey" w:date="2019-04-12T14:48:00Z">
            <w:rPr/>
          </w:rPrChange>
        </w:rPr>
        <w:t>Wet</w:t>
      </w:r>
      <w:r w:rsidR="00D239C0" w:rsidRPr="00956C43">
        <w:rPr>
          <w:b/>
          <w:rPrChange w:id="247" w:author="Ishaan Dey" w:date="2019-04-12T14:48:00Z">
            <w:rPr/>
          </w:rPrChange>
        </w:rPr>
        <w:t xml:space="preserve">/dry (all </w:t>
      </w:r>
      <w:r w:rsidR="00E72517" w:rsidRPr="00956C43">
        <w:rPr>
          <w:b/>
          <w:rPrChange w:id="248" w:author="Ishaan Dey" w:date="2019-04-12T14:48:00Z">
            <w:rPr/>
          </w:rPrChange>
        </w:rPr>
        <w:t xml:space="preserve">other variables </w:t>
      </w:r>
      <w:r w:rsidR="00D239C0" w:rsidRPr="00956C43">
        <w:rPr>
          <w:b/>
          <w:rPrChange w:id="249" w:author="Ishaan Dey" w:date="2019-04-12T14:48:00Z">
            <w:rPr/>
          </w:rPrChange>
        </w:rPr>
        <w:t xml:space="preserve">the same). </w:t>
      </w:r>
      <w:r w:rsidR="00E72517" w:rsidRPr="00956C43">
        <w:rPr>
          <w:b/>
          <w:rPrChange w:id="250" w:author="Ishaan Dey" w:date="2019-04-12T14:48:00Z">
            <w:rPr/>
          </w:rPrChange>
        </w:rPr>
        <w:t>Include the result in your report</w:t>
      </w:r>
      <w:r w:rsidR="00D239C0" w:rsidRPr="00956C43">
        <w:rPr>
          <w:b/>
          <w:rPrChange w:id="251" w:author="Ishaan Dey" w:date="2019-04-12T14:48:00Z">
            <w:rPr/>
          </w:rPrChange>
        </w:rPr>
        <w:t>.</w:t>
      </w:r>
      <w:r w:rsidR="00A5317B" w:rsidRPr="00956C43">
        <w:rPr>
          <w:b/>
          <w:rPrChange w:id="252" w:author="Ishaan Dey" w:date="2019-04-12T14:48:00Z">
            <w:rPr/>
          </w:rPrChange>
        </w:rPr>
        <w:t xml:space="preserve">    </w:t>
      </w:r>
      <w:r w:rsidR="00A5317B" w:rsidRPr="00956C43">
        <w:rPr>
          <w:b/>
          <w:color w:val="FFFFFF" w:themeColor="background1"/>
          <w:sz w:val="2"/>
          <w:szCs w:val="2"/>
          <w:rPrChange w:id="253" w:author="Ishaan Dey" w:date="2019-04-12T14:48:00Z">
            <w:rPr>
              <w:color w:val="FFFFFF" w:themeColor="background1"/>
              <w:sz w:val="2"/>
              <w:szCs w:val="2"/>
            </w:rPr>
          </w:rPrChange>
        </w:rPr>
        <w:t>Sp9a</w:t>
      </w:r>
    </w:p>
    <w:p w:rsidR="00452F26" w:rsidRPr="009F05AA" w:rsidRDefault="00392178" w:rsidP="002F5807">
      <w:pPr>
        <w:pStyle w:val="StyleSp181pt"/>
      </w:pPr>
      <w:r>
        <w:t xml:space="preserve"> </w:t>
      </w:r>
    </w:p>
    <w:p w:rsidR="00F55951" w:rsidRPr="009F05AA" w:rsidRDefault="00956C43" w:rsidP="004A7CB6">
      <w:pPr>
        <w:pStyle w:val="Sp19a"/>
      </w:pPr>
      <w:ins w:id="254" w:author="Ishaan Dey" w:date="2019-04-12T14:50:00Z">
        <w:r w:rsidRPr="00956C43">
          <w:rPr>
            <w:noProof/>
          </w:rPr>
          <w:lastRenderedPageBreak/>
          <w:drawing>
            <wp:inline distT="0" distB="0" distL="0" distR="0" wp14:anchorId="2143C43C" wp14:editId="50726E83">
              <wp:extent cx="5486400" cy="3293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293110"/>
                      </a:xfrm>
                      <a:prstGeom prst="rect">
                        <a:avLst/>
                      </a:prstGeom>
                    </pic:spPr>
                  </pic:pic>
                </a:graphicData>
              </a:graphic>
            </wp:inline>
          </w:drawing>
        </w:r>
      </w:ins>
    </w:p>
    <w:p w:rsidR="00452F26" w:rsidRPr="009F05AA" w:rsidRDefault="00392178" w:rsidP="002F5807">
      <w:pPr>
        <w:pStyle w:val="StyleSp181pt"/>
      </w:pPr>
      <w:r>
        <w:t xml:space="preserve"> </w:t>
      </w:r>
    </w:p>
    <w:p w:rsidR="00E72517" w:rsidRPr="009F05AA" w:rsidDel="00956C43" w:rsidRDefault="00E72517" w:rsidP="004A7CB6">
      <w:pPr>
        <w:pStyle w:val="Sp19a"/>
        <w:rPr>
          <w:del w:id="255" w:author="Ishaan Dey" w:date="2019-04-12T14:52:00Z"/>
        </w:rPr>
      </w:pPr>
      <w:r w:rsidRPr="009F05AA">
        <w:rPr>
          <w:u w:val="single"/>
        </w:rPr>
        <w:t>Step IX</w:t>
      </w:r>
      <w:r w:rsidRPr="009F05AA">
        <w:t>.</w:t>
      </w:r>
    </w:p>
    <w:p w:rsidR="00E72517" w:rsidRPr="009F05AA" w:rsidRDefault="00E72517" w:rsidP="004A7CB6">
      <w:pPr>
        <w:pStyle w:val="Sp19a"/>
      </w:pPr>
    </w:p>
    <w:p w:rsidR="00D239C0" w:rsidRPr="00956C43" w:rsidRDefault="00DB6551" w:rsidP="004A7CB6">
      <w:pPr>
        <w:pStyle w:val="Sp19a"/>
        <w:rPr>
          <w:b/>
          <w:rPrChange w:id="256" w:author="Ishaan Dey" w:date="2019-04-12T14:52:00Z">
            <w:rPr/>
          </w:rPrChange>
        </w:rPr>
      </w:pPr>
      <w:r w:rsidRPr="00956C43">
        <w:rPr>
          <w:b/>
          <w:rPrChange w:id="257" w:author="Ishaan Dey" w:date="2019-04-12T14:52:00Z">
            <w:rPr/>
          </w:rPrChange>
        </w:rPr>
        <w:t xml:space="preserve">(4 points) </w:t>
      </w:r>
      <w:r w:rsidR="00D239C0" w:rsidRPr="00956C43">
        <w:rPr>
          <w:b/>
          <w:rPrChange w:id="258" w:author="Ishaan Dey" w:date="2019-04-12T14:52:00Z">
            <w:rPr/>
          </w:rPrChange>
        </w:rPr>
        <w:t>Test to see whether all the dummy variables might simultaneously have zero coefficients</w:t>
      </w:r>
      <w:r w:rsidR="00E72517" w:rsidRPr="00956C43">
        <w:rPr>
          <w:b/>
          <w:rPrChange w:id="259" w:author="Ishaan Dey" w:date="2019-04-12T14:52:00Z">
            <w:rPr/>
          </w:rPrChange>
        </w:rPr>
        <w:t xml:space="preserve"> in the logit regression</w:t>
      </w:r>
      <w:r w:rsidR="00D239C0" w:rsidRPr="00956C43">
        <w:rPr>
          <w:b/>
          <w:rPrChange w:id="260" w:author="Ishaan Dey" w:date="2019-04-12T14:52:00Z">
            <w:rPr/>
          </w:rPrChange>
        </w:rPr>
        <w:t xml:space="preserve">. </w:t>
      </w:r>
      <w:r w:rsidR="00E72517" w:rsidRPr="00956C43">
        <w:rPr>
          <w:b/>
          <w:rPrChange w:id="261" w:author="Ishaan Dey" w:date="2019-04-12T14:52:00Z">
            <w:rPr/>
          </w:rPrChange>
        </w:rPr>
        <w:t xml:space="preserve">The STATA command works just as in OLS. </w:t>
      </w:r>
      <w:r w:rsidR="00D239C0" w:rsidRPr="00956C43">
        <w:rPr>
          <w:b/>
          <w:rPrChange w:id="262" w:author="Ishaan Dey" w:date="2019-04-12T14:52:00Z">
            <w:rPr/>
          </w:rPrChange>
        </w:rPr>
        <w:t>Do you accept or reject the null using an alpha of 5%?</w:t>
      </w:r>
      <w:r w:rsidR="00A5317B" w:rsidRPr="00956C43">
        <w:rPr>
          <w:b/>
          <w:rPrChange w:id="263" w:author="Ishaan Dey" w:date="2019-04-12T14:52:00Z">
            <w:rPr/>
          </w:rPrChange>
        </w:rPr>
        <w:t xml:space="preserve">   </w:t>
      </w:r>
      <w:r w:rsidR="00A5317B" w:rsidRPr="00956C43">
        <w:rPr>
          <w:b/>
          <w:color w:val="FFFFFF" w:themeColor="background1"/>
          <w:sz w:val="2"/>
          <w:szCs w:val="2"/>
          <w:rPrChange w:id="264" w:author="Ishaan Dey" w:date="2019-04-12T14:52:00Z">
            <w:rPr>
              <w:color w:val="FFFFFF" w:themeColor="background1"/>
              <w:sz w:val="2"/>
              <w:szCs w:val="2"/>
            </w:rPr>
          </w:rPrChange>
        </w:rPr>
        <w:t>Sp9a</w:t>
      </w:r>
    </w:p>
    <w:p w:rsidR="00452F26" w:rsidRPr="009F05AA" w:rsidRDefault="00392178" w:rsidP="002F5807">
      <w:pPr>
        <w:pStyle w:val="StyleSp181pt"/>
      </w:pPr>
      <w:r>
        <w:t xml:space="preserve"> </w:t>
      </w:r>
    </w:p>
    <w:p w:rsidR="00DC7BC4" w:rsidRDefault="007C074D" w:rsidP="004A7CB6">
      <w:pPr>
        <w:pStyle w:val="Sp19a"/>
        <w:rPr>
          <w:ins w:id="265" w:author="Ishaan Dey" w:date="2019-04-15T14:08:00Z"/>
        </w:rPr>
      </w:pPr>
      <w:ins w:id="266" w:author="Ishaan Dey" w:date="2019-04-17T11:37:00Z">
        <w:r>
          <w:rPr>
            <w:noProof/>
          </w:rPr>
          <w:drawing>
            <wp:inline distT="0" distB="0" distL="0" distR="0" wp14:anchorId="470FC813" wp14:editId="437B67B4">
              <wp:extent cx="5486400" cy="17456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745615"/>
                      </a:xfrm>
                      <a:prstGeom prst="rect">
                        <a:avLst/>
                      </a:prstGeom>
                      <a:noFill/>
                      <a:ln>
                        <a:noFill/>
                      </a:ln>
                    </pic:spPr>
                  </pic:pic>
                </a:graphicData>
              </a:graphic>
            </wp:inline>
          </w:drawing>
        </w:r>
      </w:ins>
    </w:p>
    <w:p w:rsidR="00F55951" w:rsidRDefault="00956C43" w:rsidP="004A7CB6">
      <w:pPr>
        <w:pStyle w:val="Sp19a"/>
        <w:rPr>
          <w:ins w:id="267" w:author="Ishaan Dey" w:date="2019-04-17T11:41:00Z"/>
        </w:rPr>
      </w:pPr>
      <w:ins w:id="268" w:author="Ishaan Dey" w:date="2019-04-12T14:57:00Z">
        <w:r>
          <w:t xml:space="preserve"> </w:t>
        </w:r>
      </w:ins>
      <w:proofErr w:type="gramStart"/>
      <w:ins w:id="269" w:author="Ishaan Dey" w:date="2019-04-17T11:40:00Z">
        <w:r w:rsidR="007C074D">
          <w:t>p(</w:t>
        </w:r>
        <w:proofErr w:type="gramEnd"/>
        <w:r w:rsidR="007C074D">
          <w:t xml:space="preserve">0.1024)  </w:t>
        </w:r>
      </w:ins>
      <w:ins w:id="270" w:author="Ishaan Dey" w:date="2019-04-17T11:41:00Z">
        <w:r w:rsidR="007C074D">
          <w:t>&gt;</w:t>
        </w:r>
      </w:ins>
      <w:ins w:id="271" w:author="Ishaan Dey" w:date="2019-04-17T11:40:00Z">
        <w:r w:rsidR="007C074D">
          <w:t xml:space="preserve"> alpha(0.05) </w:t>
        </w:r>
      </w:ins>
      <w:ins w:id="272" w:author="Ishaan Dey" w:date="2019-04-17T11:41:00Z">
        <w:r w:rsidR="007C074D">
          <w:t>thus fail to reject the null hypothesis that the variables might simultaneously have zero coefficients.</w:t>
        </w:r>
      </w:ins>
    </w:p>
    <w:p w:rsidR="007C074D" w:rsidRPr="009F05AA" w:rsidRDefault="007C074D" w:rsidP="004A7CB6">
      <w:pPr>
        <w:pStyle w:val="Sp19a"/>
      </w:pPr>
    </w:p>
    <w:p w:rsidR="007C074D" w:rsidRDefault="007C074D">
      <w:pPr>
        <w:rPr>
          <w:ins w:id="273" w:author="Ishaan Dey" w:date="2019-04-17T11:41:00Z"/>
          <w:rFonts w:ascii="Lori" w:hAnsi="Lori" w:cs="Courier New"/>
          <w:color w:val="FFFFFF"/>
          <w:sz w:val="2"/>
          <w:szCs w:val="16"/>
        </w:rPr>
      </w:pPr>
      <w:ins w:id="274" w:author="Ishaan Dey" w:date="2019-04-17T11:41:00Z">
        <w:r>
          <w:br w:type="page"/>
        </w:r>
      </w:ins>
    </w:p>
    <w:p w:rsidR="00452F26" w:rsidRPr="009F05AA" w:rsidRDefault="00392178" w:rsidP="002F5807">
      <w:pPr>
        <w:pStyle w:val="StyleSp181pt"/>
      </w:pPr>
      <w:r>
        <w:lastRenderedPageBreak/>
        <w:t xml:space="preserve"> </w:t>
      </w:r>
    </w:p>
    <w:p w:rsidR="00E72517" w:rsidRPr="009F05AA" w:rsidDel="00DC7BC4" w:rsidRDefault="00E72517" w:rsidP="004A7CB6">
      <w:pPr>
        <w:pStyle w:val="Sp19a"/>
        <w:rPr>
          <w:del w:id="275" w:author="Ishaan Dey" w:date="2019-04-15T14:08:00Z"/>
        </w:rPr>
      </w:pPr>
      <w:r w:rsidRPr="009F05AA">
        <w:rPr>
          <w:u w:val="single"/>
        </w:rPr>
        <w:t>Step X</w:t>
      </w:r>
      <w:r w:rsidRPr="009F05AA">
        <w:t>.</w:t>
      </w:r>
    </w:p>
    <w:p w:rsidR="00E72517" w:rsidRPr="009F05AA" w:rsidRDefault="00E72517" w:rsidP="004A7CB6">
      <w:pPr>
        <w:pStyle w:val="Sp19a"/>
      </w:pPr>
    </w:p>
    <w:p w:rsidR="00D239C0" w:rsidRDefault="00DB6551" w:rsidP="004A7CB6">
      <w:pPr>
        <w:pStyle w:val="Sp19a"/>
        <w:rPr>
          <w:ins w:id="276" w:author="Ishaan Dey" w:date="2019-04-15T14:12:00Z"/>
          <w:b/>
          <w:color w:val="FFFFFF" w:themeColor="background1"/>
          <w:sz w:val="2"/>
          <w:szCs w:val="2"/>
        </w:rPr>
      </w:pPr>
      <w:r w:rsidRPr="00DC7BC4">
        <w:rPr>
          <w:b/>
          <w:rPrChange w:id="277" w:author="Ishaan Dey" w:date="2019-04-15T14:08:00Z">
            <w:rPr/>
          </w:rPrChange>
        </w:rPr>
        <w:t xml:space="preserve">(6 points) </w:t>
      </w:r>
      <w:r w:rsidR="00D239C0" w:rsidRPr="00DC7BC4">
        <w:rPr>
          <w:b/>
          <w:rPrChange w:id="278" w:author="Ishaan Dey" w:date="2019-04-15T14:08:00Z">
            <w:rPr/>
          </w:rPrChange>
        </w:rPr>
        <w:t xml:space="preserve">Another way to approach the problem is to ask whether the </w:t>
      </w:r>
      <w:r w:rsidR="00E72517" w:rsidRPr="00DC7BC4">
        <w:rPr>
          <w:b/>
          <w:rPrChange w:id="279" w:author="Ishaan Dey" w:date="2019-04-15T14:08:00Z">
            <w:rPr/>
          </w:rPrChange>
        </w:rPr>
        <w:t>Step VI</w:t>
      </w:r>
      <w:r w:rsidR="00D239C0" w:rsidRPr="00DC7BC4">
        <w:rPr>
          <w:b/>
          <w:rPrChange w:id="280" w:author="Ishaan Dey" w:date="2019-04-15T14:08:00Z">
            <w:rPr/>
          </w:rPrChange>
        </w:rPr>
        <w:t xml:space="preserve"> specification or the </w:t>
      </w:r>
      <w:r w:rsidR="00E72517" w:rsidRPr="00DC7BC4">
        <w:rPr>
          <w:b/>
          <w:rPrChange w:id="281" w:author="Ishaan Dey" w:date="2019-04-15T14:08:00Z">
            <w:rPr/>
          </w:rPrChange>
        </w:rPr>
        <w:t xml:space="preserve">Step </w:t>
      </w:r>
      <w:r w:rsidR="00422242" w:rsidRPr="00DC7BC4">
        <w:rPr>
          <w:b/>
          <w:rPrChange w:id="282" w:author="Ishaan Dey" w:date="2019-04-15T14:08:00Z">
            <w:rPr/>
          </w:rPrChange>
        </w:rPr>
        <w:t>VIII</w:t>
      </w:r>
      <w:r w:rsidR="00E72517" w:rsidRPr="00DC7BC4">
        <w:rPr>
          <w:b/>
          <w:rPrChange w:id="283" w:author="Ishaan Dey" w:date="2019-04-15T14:08:00Z">
            <w:rPr/>
          </w:rPrChange>
        </w:rPr>
        <w:t xml:space="preserve"> specification fits </w:t>
      </w:r>
      <w:r w:rsidR="00D239C0" w:rsidRPr="00DC7BC4">
        <w:rPr>
          <w:b/>
          <w:rPrChange w:id="284" w:author="Ishaan Dey" w:date="2019-04-15T14:08:00Z">
            <w:rPr/>
          </w:rPrChange>
        </w:rPr>
        <w:t xml:space="preserve">best. Which version has the higher pseudo-R-squared? Is this helpful? Logit and </w:t>
      </w:r>
      <w:proofErr w:type="spellStart"/>
      <w:r w:rsidR="00D239C0" w:rsidRPr="00DC7BC4">
        <w:rPr>
          <w:b/>
          <w:rPrChange w:id="285" w:author="Ishaan Dey" w:date="2019-04-15T14:08:00Z">
            <w:rPr/>
          </w:rPrChange>
        </w:rPr>
        <w:t>probit</w:t>
      </w:r>
      <w:proofErr w:type="spellEnd"/>
      <w:r w:rsidR="00D239C0" w:rsidRPr="00DC7BC4">
        <w:rPr>
          <w:b/>
          <w:rPrChange w:id="286" w:author="Ishaan Dey" w:date="2019-04-15T14:08:00Z">
            <w:rPr/>
          </w:rPrChange>
        </w:rPr>
        <w:t xml:space="preserve"> specifications can be compared based on their AIC and </w:t>
      </w:r>
      <w:r w:rsidR="005C18EF" w:rsidRPr="00DC7BC4">
        <w:rPr>
          <w:b/>
          <w:rPrChange w:id="287" w:author="Ishaan Dey" w:date="2019-04-15T14:08:00Z">
            <w:rPr/>
          </w:rPrChange>
        </w:rPr>
        <w:t xml:space="preserve">BIC </w:t>
      </w:r>
      <w:r w:rsidR="00D239C0" w:rsidRPr="00DC7BC4">
        <w:rPr>
          <w:b/>
          <w:rPrChange w:id="288" w:author="Ishaan Dey" w:date="2019-04-15T14:08:00Z">
            <w:rPr/>
          </w:rPrChange>
        </w:rPr>
        <w:t>scores, just as we did for OLS regressions</w:t>
      </w:r>
      <w:r w:rsidR="00E72517" w:rsidRPr="00DC7BC4">
        <w:rPr>
          <w:b/>
          <w:rPrChange w:id="289" w:author="Ishaan Dey" w:date="2019-04-15T14:08:00Z">
            <w:rPr/>
          </w:rPrChange>
        </w:rPr>
        <w:t>, although the numerical calculations are different</w:t>
      </w:r>
      <w:r w:rsidR="00CB7BAF" w:rsidRPr="00DC7BC4">
        <w:rPr>
          <w:b/>
          <w:rPrChange w:id="290" w:author="Ishaan Dey" w:date="2019-04-15T14:08:00Z">
            <w:rPr/>
          </w:rPrChange>
        </w:rPr>
        <w:t xml:space="preserve"> and equations (6.</w:t>
      </w:r>
      <w:r w:rsidR="007C79F1" w:rsidRPr="00DC7BC4">
        <w:rPr>
          <w:b/>
          <w:rPrChange w:id="291" w:author="Ishaan Dey" w:date="2019-04-15T14:08:00Z">
            <w:rPr/>
          </w:rPrChange>
        </w:rPr>
        <w:t>26</w:t>
      </w:r>
      <w:r w:rsidR="00CB7BAF" w:rsidRPr="00DC7BC4">
        <w:rPr>
          <w:b/>
          <w:rPrChange w:id="292" w:author="Ishaan Dey" w:date="2019-04-15T14:08:00Z">
            <w:rPr/>
          </w:rPrChange>
        </w:rPr>
        <w:t>) and (6.</w:t>
      </w:r>
      <w:r w:rsidR="007C79F1" w:rsidRPr="00DC7BC4">
        <w:rPr>
          <w:b/>
          <w:rPrChange w:id="293" w:author="Ishaan Dey" w:date="2019-04-15T14:08:00Z">
            <w:rPr/>
          </w:rPrChange>
        </w:rPr>
        <w:t>27</w:t>
      </w:r>
      <w:r w:rsidR="00CB7BAF" w:rsidRPr="00DC7BC4">
        <w:rPr>
          <w:b/>
          <w:rPrChange w:id="294" w:author="Ishaan Dey" w:date="2019-04-15T14:08:00Z">
            <w:rPr/>
          </w:rPrChange>
        </w:rPr>
        <w:t>) can’t be used</w:t>
      </w:r>
      <w:r w:rsidR="00D239C0" w:rsidRPr="00DC7BC4">
        <w:rPr>
          <w:b/>
          <w:rPrChange w:id="295" w:author="Ishaan Dey" w:date="2019-04-15T14:08:00Z">
            <w:rPr/>
          </w:rPrChange>
        </w:rPr>
        <w:t xml:space="preserve">. </w:t>
      </w:r>
      <w:r w:rsidR="00E72517" w:rsidRPr="00DC7BC4">
        <w:rPr>
          <w:b/>
          <w:rPrChange w:id="296" w:author="Ishaan Dey" w:date="2019-04-15T14:08:00Z">
            <w:rPr/>
          </w:rPrChange>
        </w:rPr>
        <w:t xml:space="preserve">Review the principles underlying the AIC and </w:t>
      </w:r>
      <w:r w:rsidR="005C18EF" w:rsidRPr="00DC7BC4">
        <w:rPr>
          <w:b/>
          <w:rPrChange w:id="297" w:author="Ishaan Dey" w:date="2019-04-15T14:08:00Z">
            <w:rPr/>
          </w:rPrChange>
        </w:rPr>
        <w:t>BI</w:t>
      </w:r>
      <w:r w:rsidR="00E72517" w:rsidRPr="00DC7BC4">
        <w:rPr>
          <w:b/>
          <w:rPrChange w:id="298" w:author="Ishaan Dey" w:date="2019-04-15T14:08:00Z">
            <w:rPr/>
          </w:rPrChange>
        </w:rPr>
        <w:t xml:space="preserve">C criterion on pp. </w:t>
      </w:r>
      <w:r w:rsidR="007C79F1" w:rsidRPr="00DC7BC4">
        <w:rPr>
          <w:b/>
          <w:rPrChange w:id="299" w:author="Ishaan Dey" w:date="2019-04-15T14:08:00Z">
            <w:rPr/>
          </w:rPrChange>
        </w:rPr>
        <w:t>187-88</w:t>
      </w:r>
      <w:r w:rsidR="00E72517" w:rsidRPr="00DC7BC4">
        <w:rPr>
          <w:b/>
          <w:rPrChange w:id="300" w:author="Ishaan Dey" w:date="2019-04-15T14:08:00Z">
            <w:rPr/>
          </w:rPrChange>
        </w:rPr>
        <w:t xml:space="preserve">. </w:t>
      </w:r>
      <w:r w:rsidR="00D239C0" w:rsidRPr="00DC7BC4">
        <w:rPr>
          <w:b/>
          <w:rPrChange w:id="301" w:author="Ishaan Dey" w:date="2019-04-15T14:08:00Z">
            <w:rPr/>
          </w:rPrChange>
        </w:rPr>
        <w:t>Compare the two specifications this way (</w:t>
      </w:r>
      <w:r w:rsidR="00E72517" w:rsidRPr="00DC7BC4">
        <w:rPr>
          <w:b/>
          <w:rPrChange w:id="302" w:author="Ishaan Dey" w:date="2019-04-15T14:08:00Z">
            <w:rPr/>
          </w:rPrChange>
        </w:rPr>
        <w:t>the STATA command</w:t>
      </w:r>
      <w:r w:rsidR="00D239C0" w:rsidRPr="00DC7BC4">
        <w:rPr>
          <w:b/>
          <w:rPrChange w:id="303" w:author="Ishaan Dey" w:date="2019-04-15T14:08:00Z">
            <w:rPr/>
          </w:rPrChange>
        </w:rPr>
        <w:t xml:space="preserve"> work</w:t>
      </w:r>
      <w:r w:rsidR="00E72517" w:rsidRPr="00DC7BC4">
        <w:rPr>
          <w:b/>
          <w:rPrChange w:id="304" w:author="Ishaan Dey" w:date="2019-04-15T14:08:00Z">
            <w:rPr/>
          </w:rPrChange>
        </w:rPr>
        <w:t>s</w:t>
      </w:r>
      <w:r w:rsidR="00D239C0" w:rsidRPr="00DC7BC4">
        <w:rPr>
          <w:b/>
          <w:rPrChange w:id="305" w:author="Ishaan Dey" w:date="2019-04-15T14:08:00Z">
            <w:rPr/>
          </w:rPrChange>
        </w:rPr>
        <w:t xml:space="preserve"> </w:t>
      </w:r>
      <w:r w:rsidR="00E72517" w:rsidRPr="00DC7BC4">
        <w:rPr>
          <w:b/>
          <w:rPrChange w:id="306" w:author="Ishaan Dey" w:date="2019-04-15T14:08:00Z">
            <w:rPr/>
          </w:rPrChange>
        </w:rPr>
        <w:t xml:space="preserve">just </w:t>
      </w:r>
      <w:r w:rsidR="00D239C0" w:rsidRPr="00DC7BC4">
        <w:rPr>
          <w:b/>
          <w:rPrChange w:id="307" w:author="Ishaan Dey" w:date="2019-04-15T14:08:00Z">
            <w:rPr/>
          </w:rPrChange>
        </w:rPr>
        <w:t xml:space="preserve">as </w:t>
      </w:r>
      <w:r w:rsidR="00E72517" w:rsidRPr="00DC7BC4">
        <w:rPr>
          <w:b/>
          <w:rPrChange w:id="308" w:author="Ishaan Dey" w:date="2019-04-15T14:08:00Z">
            <w:rPr/>
          </w:rPrChange>
        </w:rPr>
        <w:t>it</w:t>
      </w:r>
      <w:r w:rsidR="00D239C0" w:rsidRPr="00DC7BC4">
        <w:rPr>
          <w:b/>
          <w:rPrChange w:id="309" w:author="Ishaan Dey" w:date="2019-04-15T14:08:00Z">
            <w:rPr/>
          </w:rPrChange>
        </w:rPr>
        <w:t xml:space="preserve"> did in OLS). Which version is preferred by this measure?</w:t>
      </w:r>
      <w:r w:rsidR="00E72517" w:rsidRPr="00DC7BC4">
        <w:rPr>
          <w:b/>
          <w:rPrChange w:id="310" w:author="Ishaan Dey" w:date="2019-04-15T14:08:00Z">
            <w:rPr/>
          </w:rPrChange>
        </w:rPr>
        <w:t xml:space="preserve"> Include the STATA output in your report.</w:t>
      </w:r>
      <w:r w:rsidR="00A5317B" w:rsidRPr="00DC7BC4">
        <w:rPr>
          <w:b/>
          <w:rPrChange w:id="311" w:author="Ishaan Dey" w:date="2019-04-15T14:08:00Z">
            <w:rPr/>
          </w:rPrChange>
        </w:rPr>
        <w:t xml:space="preserve">   </w:t>
      </w:r>
      <w:r w:rsidR="00A5317B" w:rsidRPr="00DC7BC4">
        <w:rPr>
          <w:b/>
          <w:color w:val="FFFFFF" w:themeColor="background1"/>
          <w:sz w:val="2"/>
          <w:szCs w:val="2"/>
          <w:rPrChange w:id="312" w:author="Ishaan Dey" w:date="2019-04-15T14:08:00Z">
            <w:rPr>
              <w:color w:val="FFFFFF" w:themeColor="background1"/>
              <w:sz w:val="2"/>
              <w:szCs w:val="2"/>
            </w:rPr>
          </w:rPrChange>
        </w:rPr>
        <w:t>Sp9a</w:t>
      </w:r>
    </w:p>
    <w:p w:rsidR="004A18CD" w:rsidRDefault="004A18CD" w:rsidP="004A7CB6">
      <w:pPr>
        <w:pStyle w:val="Sp19a"/>
        <w:rPr>
          <w:ins w:id="313" w:author="Ishaan Dey" w:date="2019-04-15T14:11:00Z"/>
          <w:b/>
          <w:color w:val="FFFFFF" w:themeColor="background1"/>
          <w:sz w:val="2"/>
          <w:szCs w:val="2"/>
        </w:rPr>
      </w:pPr>
    </w:p>
    <w:p w:rsidR="004A18CD" w:rsidRDefault="004A18CD" w:rsidP="004A7CB6">
      <w:pPr>
        <w:pStyle w:val="Sp19a"/>
        <w:rPr>
          <w:ins w:id="314" w:author="Ishaan Dey" w:date="2019-04-17T11:45:00Z"/>
        </w:rPr>
      </w:pPr>
    </w:p>
    <w:p w:rsidR="00F8663E" w:rsidRDefault="00F8663E" w:rsidP="004A7CB6">
      <w:pPr>
        <w:pStyle w:val="Sp19a"/>
        <w:rPr>
          <w:ins w:id="315" w:author="Ishaan Dey" w:date="2019-04-17T14:36:00Z"/>
        </w:rPr>
      </w:pPr>
      <w:ins w:id="316" w:author="Ishaan Dey" w:date="2019-04-17T11:45:00Z">
        <w:r>
          <w:t xml:space="preserve">The </w:t>
        </w:r>
        <w:proofErr w:type="spellStart"/>
        <w:r>
          <w:t>i.RUC</w:t>
        </w:r>
        <w:proofErr w:type="spellEnd"/>
        <w:r>
          <w:t xml:space="preserve"> model has a higher R</w:t>
        </w:r>
        <w:r>
          <w:rPr>
            <w:vertAlign w:val="superscript"/>
          </w:rPr>
          <w:t>2</w:t>
        </w:r>
        <w:r>
          <w:t xml:space="preserve"> (.3690) than the </w:t>
        </w:r>
        <w:proofErr w:type="spellStart"/>
        <w:r>
          <w:t>c.RUC</w:t>
        </w:r>
        <w:proofErr w:type="spellEnd"/>
        <w:r>
          <w:t xml:space="preserve"> model </w:t>
        </w:r>
      </w:ins>
      <w:ins w:id="317" w:author="Ishaan Dey" w:date="2019-04-17T11:46:00Z">
        <w:r>
          <w:t>(.3414).</w:t>
        </w:r>
      </w:ins>
      <w:ins w:id="318" w:author="Ishaan Dey" w:date="2019-04-17T11:45:00Z">
        <w:r>
          <w:t xml:space="preserve"> </w:t>
        </w:r>
      </w:ins>
    </w:p>
    <w:p w:rsidR="008054C0" w:rsidRPr="008054C0" w:rsidRDefault="008054C0" w:rsidP="004A7CB6">
      <w:pPr>
        <w:pStyle w:val="Sp19a"/>
        <w:rPr>
          <w:ins w:id="319" w:author="Ishaan Dey" w:date="2019-04-15T14:12:00Z"/>
        </w:rPr>
      </w:pPr>
    </w:p>
    <w:p w:rsidR="00DC7BC4" w:rsidRPr="00DC7BC4" w:rsidRDefault="00DC7BC4" w:rsidP="004A7CB6">
      <w:pPr>
        <w:pStyle w:val="Sp19a"/>
      </w:pPr>
      <w:ins w:id="320" w:author="Ishaan Dey" w:date="2019-04-15T14:11:00Z">
        <w:r w:rsidRPr="00DC7BC4">
          <w:rPr>
            <w:rPrChange w:id="321" w:author="Ishaan Dey" w:date="2019-04-15T14:12:00Z">
              <w:rPr>
                <w:b/>
              </w:rPr>
            </w:rPrChange>
          </w:rPr>
          <w:t>For logit</w:t>
        </w:r>
      </w:ins>
      <w:ins w:id="322" w:author="Ishaan Dey" w:date="2019-04-15T14:15:00Z">
        <w:r w:rsidR="004A18CD">
          <w:t xml:space="preserve"> w/ </w:t>
        </w:r>
        <w:proofErr w:type="spellStart"/>
        <w:r w:rsidR="004A18CD">
          <w:t>i.RUC</w:t>
        </w:r>
      </w:ins>
      <w:proofErr w:type="spellEnd"/>
      <w:ins w:id="323" w:author="Ishaan Dey" w:date="2019-04-15T14:11:00Z">
        <w:r w:rsidRPr="00DC7BC4">
          <w:rPr>
            <w:rPrChange w:id="324" w:author="Ishaan Dey" w:date="2019-04-15T14:12:00Z">
              <w:rPr>
                <w:b/>
              </w:rPr>
            </w:rPrChange>
          </w:rPr>
          <w:t>:</w:t>
        </w:r>
      </w:ins>
    </w:p>
    <w:p w:rsidR="00452F26" w:rsidRPr="009F05AA" w:rsidRDefault="00392178" w:rsidP="002F5807">
      <w:pPr>
        <w:pStyle w:val="StyleSp181pt"/>
      </w:pPr>
      <w:r>
        <w:t xml:space="preserve"> </w:t>
      </w:r>
    </w:p>
    <w:p w:rsidR="00E72517" w:rsidRDefault="00DC7BC4" w:rsidP="004A7CB6">
      <w:pPr>
        <w:pStyle w:val="Sp19a"/>
        <w:rPr>
          <w:ins w:id="325" w:author="Ishaan Dey" w:date="2019-04-15T14:08:00Z"/>
        </w:rPr>
      </w:pPr>
      <w:ins w:id="326" w:author="Ishaan Dey" w:date="2019-04-15T14:11:00Z">
        <w:r w:rsidRPr="00DC7BC4">
          <w:rPr>
            <w:noProof/>
          </w:rPr>
          <w:drawing>
            <wp:inline distT="0" distB="0" distL="0" distR="0" wp14:anchorId="596D8D9B" wp14:editId="7EBD3A56">
              <wp:extent cx="5486400" cy="11398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139825"/>
                      </a:xfrm>
                      <a:prstGeom prst="rect">
                        <a:avLst/>
                      </a:prstGeom>
                    </pic:spPr>
                  </pic:pic>
                </a:graphicData>
              </a:graphic>
            </wp:inline>
          </w:drawing>
        </w:r>
      </w:ins>
    </w:p>
    <w:p w:rsidR="00DC7BC4" w:rsidRDefault="00DC7BC4" w:rsidP="004A7CB6">
      <w:pPr>
        <w:pStyle w:val="Sp19a"/>
        <w:rPr>
          <w:ins w:id="327" w:author="Ishaan Dey" w:date="2019-04-15T14:12:00Z"/>
        </w:rPr>
      </w:pPr>
      <w:ins w:id="328" w:author="Ishaan Dey" w:date="2019-04-15T14:12:00Z">
        <w:r>
          <w:t xml:space="preserve">For </w:t>
        </w:r>
      </w:ins>
      <w:ins w:id="329" w:author="Ishaan Dey" w:date="2019-04-15T14:15:00Z">
        <w:r w:rsidR="004A18CD">
          <w:t xml:space="preserve">logit w/ </w:t>
        </w:r>
        <w:proofErr w:type="spellStart"/>
        <w:r w:rsidR="004A18CD">
          <w:t>c.RUC</w:t>
        </w:r>
        <w:proofErr w:type="spellEnd"/>
        <w:r w:rsidR="004A18CD">
          <w:t>:</w:t>
        </w:r>
      </w:ins>
    </w:p>
    <w:p w:rsidR="00DC7BC4" w:rsidRDefault="004A18CD" w:rsidP="004A7CB6">
      <w:pPr>
        <w:pStyle w:val="Sp19a"/>
        <w:rPr>
          <w:ins w:id="330" w:author="Ishaan Dey" w:date="2019-04-15T14:12:00Z"/>
        </w:rPr>
      </w:pPr>
      <w:ins w:id="331" w:author="Ishaan Dey" w:date="2019-04-15T14:15:00Z">
        <w:r w:rsidRPr="004A18CD">
          <w:rPr>
            <w:noProof/>
          </w:rPr>
          <w:drawing>
            <wp:inline distT="0" distB="0" distL="0" distR="0" wp14:anchorId="081BA80B" wp14:editId="12375FAB">
              <wp:extent cx="5486400" cy="1139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1139825"/>
                      </a:xfrm>
                      <a:prstGeom prst="rect">
                        <a:avLst/>
                      </a:prstGeom>
                    </pic:spPr>
                  </pic:pic>
                </a:graphicData>
              </a:graphic>
            </wp:inline>
          </w:drawing>
        </w:r>
      </w:ins>
    </w:p>
    <w:p w:rsidR="00DC7BC4" w:rsidRDefault="004A18CD" w:rsidP="004A7CB6">
      <w:pPr>
        <w:pStyle w:val="Sp19a"/>
        <w:rPr>
          <w:ins w:id="332" w:author="Ishaan Dey" w:date="2019-04-17T11:44:00Z"/>
        </w:rPr>
      </w:pPr>
      <w:ins w:id="333" w:author="Ishaan Dey" w:date="2019-04-15T14:15:00Z">
        <w:r>
          <w:t xml:space="preserve">We thus prefer the </w:t>
        </w:r>
        <w:proofErr w:type="spellStart"/>
        <w:r>
          <w:t>c.RUC</w:t>
        </w:r>
        <w:proofErr w:type="spellEnd"/>
        <w:r>
          <w:t xml:space="preserve"> model</w:t>
        </w:r>
      </w:ins>
      <w:ins w:id="334" w:author="Ishaan Dey" w:date="2019-04-17T11:43:00Z">
        <w:r w:rsidR="007C074D">
          <w:t xml:space="preserve"> based upon the information criterion</w:t>
        </w:r>
      </w:ins>
      <w:ins w:id="335" w:author="Ishaan Dey" w:date="2019-04-15T14:15:00Z">
        <w:r>
          <w:t xml:space="preserve"> as both measures are lower</w:t>
        </w:r>
      </w:ins>
      <w:ins w:id="336" w:author="Ishaan Dey" w:date="2019-04-17T11:43:00Z">
        <w:r w:rsidR="007C074D">
          <w:t xml:space="preserve"> (114</w:t>
        </w:r>
      </w:ins>
      <w:ins w:id="337" w:author="Ishaan Dey" w:date="2019-04-17T11:44:00Z">
        <w:r w:rsidR="007C074D">
          <w:t>.6</w:t>
        </w:r>
      </w:ins>
      <w:ins w:id="338" w:author="Ishaan Dey" w:date="2019-04-17T11:43:00Z">
        <w:r w:rsidR="007C074D">
          <w:t xml:space="preserve"> &lt; 124</w:t>
        </w:r>
      </w:ins>
      <w:ins w:id="339" w:author="Ishaan Dey" w:date="2019-04-17T11:44:00Z">
        <w:r w:rsidR="007C074D">
          <w:t>.2</w:t>
        </w:r>
      </w:ins>
      <w:ins w:id="340" w:author="Ishaan Dey" w:date="2019-04-17T11:43:00Z">
        <w:r w:rsidR="007C074D">
          <w:t xml:space="preserve"> </w:t>
        </w:r>
      </w:ins>
      <w:ins w:id="341" w:author="Ishaan Dey" w:date="2019-04-17T11:44:00Z">
        <w:r w:rsidR="007C074D">
          <w:t>&amp; 128.5 &lt; 157.6)</w:t>
        </w:r>
        <w:r w:rsidR="00F8663E">
          <w:t>.</w:t>
        </w:r>
      </w:ins>
    </w:p>
    <w:p w:rsidR="00F8663E" w:rsidRDefault="00F8663E" w:rsidP="004A7CB6">
      <w:pPr>
        <w:pStyle w:val="Sp19a"/>
        <w:rPr>
          <w:ins w:id="342" w:author="Ishaan Dey" w:date="2019-04-17T11:45:00Z"/>
        </w:rPr>
      </w:pPr>
    </w:p>
    <w:p w:rsidR="004A18CD" w:rsidRPr="009F05AA" w:rsidRDefault="004A18CD" w:rsidP="004A7CB6">
      <w:pPr>
        <w:pStyle w:val="Sp19a"/>
      </w:pPr>
    </w:p>
    <w:p w:rsidR="00452F26" w:rsidRPr="009F05AA" w:rsidRDefault="00392178" w:rsidP="002F5807">
      <w:pPr>
        <w:pStyle w:val="StyleSp181pt"/>
      </w:pPr>
      <w:r>
        <w:t xml:space="preserve"> </w:t>
      </w:r>
    </w:p>
    <w:p w:rsidR="007C074D" w:rsidRDefault="007C074D">
      <w:pPr>
        <w:rPr>
          <w:ins w:id="343" w:author="Ishaan Dey" w:date="2019-04-17T11:41:00Z"/>
          <w:rFonts w:ascii="Lori" w:hAnsi="Lori" w:cs="Courier New"/>
          <w:sz w:val="22"/>
          <w:szCs w:val="16"/>
          <w:u w:val="single"/>
        </w:rPr>
      </w:pPr>
      <w:ins w:id="344" w:author="Ishaan Dey" w:date="2019-04-17T11:41:00Z">
        <w:r>
          <w:rPr>
            <w:u w:val="single"/>
          </w:rPr>
          <w:br w:type="page"/>
        </w:r>
      </w:ins>
    </w:p>
    <w:p w:rsidR="00E72517" w:rsidRPr="009F05AA" w:rsidDel="004A18CD" w:rsidRDefault="00E72517" w:rsidP="004A7CB6">
      <w:pPr>
        <w:pStyle w:val="Sp19a"/>
        <w:rPr>
          <w:del w:id="345" w:author="Ishaan Dey" w:date="2019-04-15T14:15:00Z"/>
        </w:rPr>
      </w:pPr>
      <w:r w:rsidRPr="009F05AA">
        <w:rPr>
          <w:u w:val="single"/>
        </w:rPr>
        <w:lastRenderedPageBreak/>
        <w:t>Step XI</w:t>
      </w:r>
      <w:r w:rsidRPr="009F05AA">
        <w:t>.</w:t>
      </w:r>
    </w:p>
    <w:p w:rsidR="00E72517" w:rsidRPr="009F05AA" w:rsidRDefault="00E72517" w:rsidP="004A7CB6">
      <w:pPr>
        <w:pStyle w:val="Sp19a"/>
      </w:pPr>
    </w:p>
    <w:p w:rsidR="00D239C0" w:rsidRPr="004A18CD" w:rsidRDefault="00DB6551" w:rsidP="004A7CB6">
      <w:pPr>
        <w:pStyle w:val="Sp19a"/>
        <w:rPr>
          <w:b/>
          <w:rPrChange w:id="346" w:author="Ishaan Dey" w:date="2019-04-15T14:15:00Z">
            <w:rPr/>
          </w:rPrChange>
        </w:rPr>
      </w:pPr>
      <w:r w:rsidRPr="004A18CD">
        <w:rPr>
          <w:b/>
          <w:rPrChange w:id="347" w:author="Ishaan Dey" w:date="2019-04-15T14:15:00Z">
            <w:rPr/>
          </w:rPrChange>
        </w:rPr>
        <w:t xml:space="preserve">(4 points) </w:t>
      </w:r>
      <w:r w:rsidR="0025730C" w:rsidRPr="004A18CD">
        <w:rPr>
          <w:b/>
          <w:rPrChange w:id="348" w:author="Ishaan Dey" w:date="2019-04-15T14:15:00Z">
            <w:rPr/>
          </w:rPrChange>
        </w:rPr>
        <w:t xml:space="preserve">Using </w:t>
      </w:r>
      <w:proofErr w:type="spellStart"/>
      <w:r w:rsidR="0025730C" w:rsidRPr="004A18CD">
        <w:rPr>
          <w:b/>
          <w:rPrChange w:id="349" w:author="Ishaan Dey" w:date="2019-04-15T14:15:00Z">
            <w:rPr/>
          </w:rPrChange>
        </w:rPr>
        <w:t>probit</w:t>
      </w:r>
      <w:proofErr w:type="spellEnd"/>
      <w:r w:rsidR="0025730C" w:rsidRPr="004A18CD">
        <w:rPr>
          <w:b/>
          <w:rPrChange w:id="350" w:author="Ishaan Dey" w:date="2019-04-15T14:15:00Z">
            <w:rPr/>
          </w:rPrChange>
        </w:rPr>
        <w:t xml:space="preserve">, </w:t>
      </w:r>
      <w:r w:rsidR="000D3995" w:rsidRPr="004A18CD">
        <w:rPr>
          <w:b/>
          <w:rPrChange w:id="351" w:author="Ishaan Dey" w:date="2019-04-15T14:15:00Z">
            <w:rPr/>
          </w:rPrChange>
        </w:rPr>
        <w:t xml:space="preserve">that is, </w:t>
      </w:r>
      <w:r w:rsidR="00982B07" w:rsidRPr="00E54FC6">
        <w:rPr>
          <w:b/>
          <w:noProof/>
          <w:position w:val="-14"/>
        </w:rPr>
        <w:object w:dxaOrig="3120" w:dyaOrig="400">
          <v:shape id="_x0000_i1026" type="#_x0000_t75" alt="" style="width:155.9pt;height:19.8pt;mso-width-percent:0;mso-height-percent:0;mso-width-percent:0;mso-height-percent:0" o:ole="">
            <v:imagedata r:id="rId29" o:title=""/>
          </v:shape>
          <o:OLEObject Type="Embed" ProgID="Equation.DSMT4" ShapeID="_x0000_i1026" DrawAspect="Content" ObjectID="_1618561131" r:id="rId30"/>
        </w:object>
      </w:r>
      <w:r w:rsidR="00530082" w:rsidRPr="004A18CD">
        <w:rPr>
          <w:b/>
          <w:rPrChange w:id="352" w:author="Ishaan Dey" w:date="2019-04-15T14:15:00Z">
            <w:rPr/>
          </w:rPrChange>
        </w:rPr>
        <w:t xml:space="preserve">, </w:t>
      </w:r>
      <w:r w:rsidR="0025730C" w:rsidRPr="004A18CD">
        <w:rPr>
          <w:b/>
          <w:rPrChange w:id="353" w:author="Ishaan Dey" w:date="2019-04-15T14:15:00Z">
            <w:rPr/>
          </w:rPrChange>
        </w:rPr>
        <w:t>f</w:t>
      </w:r>
      <w:r w:rsidR="00D239C0" w:rsidRPr="004A18CD">
        <w:rPr>
          <w:b/>
          <w:rPrChange w:id="354" w:author="Ishaan Dey" w:date="2019-04-15T14:15:00Z">
            <w:rPr/>
          </w:rPrChange>
        </w:rPr>
        <w:t xml:space="preserve">it the model </w:t>
      </w:r>
      <w:r w:rsidR="0025730C" w:rsidRPr="004A18CD">
        <w:rPr>
          <w:b/>
          <w:rPrChange w:id="355" w:author="Ishaan Dey" w:date="2019-04-15T14:15:00Z">
            <w:rPr/>
          </w:rPrChange>
        </w:rPr>
        <w:t>including</w:t>
      </w:r>
      <w:r w:rsidR="007A2BDA" w:rsidRPr="004A18CD">
        <w:rPr>
          <w:b/>
          <w:rPrChange w:id="356" w:author="Ishaan Dey" w:date="2019-04-15T14:15:00Z">
            <w:rPr/>
          </w:rPrChange>
        </w:rPr>
        <w:t xml:space="preserve"> </w:t>
      </w:r>
      <w:r w:rsidR="0025730C" w:rsidRPr="004A18CD">
        <w:rPr>
          <w:b/>
          <w:rPrChange w:id="357" w:author="Ishaan Dey" w:date="2019-04-15T14:15:00Z">
            <w:rPr/>
          </w:rPrChange>
        </w:rPr>
        <w:t xml:space="preserve">all the other explanatory variables. Treat </w:t>
      </w:r>
      <w:proofErr w:type="spellStart"/>
      <w:r w:rsidR="007A2BDA" w:rsidRPr="004A18CD">
        <w:rPr>
          <w:b/>
          <w:rPrChange w:id="358" w:author="Ishaan Dey" w:date="2019-04-15T14:15:00Z">
            <w:rPr/>
          </w:rPrChange>
        </w:rPr>
        <w:t>R</w:t>
      </w:r>
      <w:r w:rsidR="0025730C" w:rsidRPr="004A18CD">
        <w:rPr>
          <w:b/>
          <w:rPrChange w:id="359" w:author="Ishaan Dey" w:date="2019-04-15T14:15:00Z">
            <w:rPr/>
          </w:rPrChange>
        </w:rPr>
        <w:t>UC_code</w:t>
      </w:r>
      <w:proofErr w:type="spellEnd"/>
      <w:r w:rsidR="0025730C" w:rsidRPr="004A18CD">
        <w:rPr>
          <w:b/>
          <w:rPrChange w:id="360" w:author="Ishaan Dey" w:date="2019-04-15T14:15:00Z">
            <w:rPr/>
          </w:rPrChange>
        </w:rPr>
        <w:t xml:space="preserve"> as a quantitative variable. Include a copy in your report.</w:t>
      </w:r>
      <w:r w:rsidR="00A5317B" w:rsidRPr="004A18CD">
        <w:rPr>
          <w:b/>
          <w:rPrChange w:id="361" w:author="Ishaan Dey" w:date="2019-04-15T14:15:00Z">
            <w:rPr/>
          </w:rPrChange>
        </w:rPr>
        <w:t xml:space="preserve">   </w:t>
      </w:r>
      <w:r w:rsidR="00A5317B" w:rsidRPr="004A18CD">
        <w:rPr>
          <w:b/>
          <w:color w:val="FFFFFF" w:themeColor="background1"/>
          <w:sz w:val="2"/>
          <w:szCs w:val="2"/>
          <w:rPrChange w:id="362" w:author="Ishaan Dey" w:date="2019-04-15T14:15:00Z">
            <w:rPr>
              <w:color w:val="FFFFFF" w:themeColor="background1"/>
              <w:sz w:val="2"/>
              <w:szCs w:val="2"/>
            </w:rPr>
          </w:rPrChange>
        </w:rPr>
        <w:t>Sp9a</w:t>
      </w:r>
    </w:p>
    <w:p w:rsidR="00452F26" w:rsidRDefault="00392178" w:rsidP="002F5807">
      <w:pPr>
        <w:pStyle w:val="StyleSp181pt"/>
        <w:rPr>
          <w:ins w:id="363" w:author="Ishaan Dey" w:date="2019-04-15T14:15:00Z"/>
        </w:rPr>
      </w:pPr>
      <w:r>
        <w:t xml:space="preserve"> </w:t>
      </w:r>
    </w:p>
    <w:p w:rsidR="004A18CD" w:rsidRPr="009F05AA" w:rsidRDefault="004A18CD" w:rsidP="002F5807">
      <w:pPr>
        <w:pStyle w:val="StyleSp181pt"/>
      </w:pPr>
    </w:p>
    <w:p w:rsidR="00F55951" w:rsidRDefault="004A18CD" w:rsidP="004A7CB6">
      <w:pPr>
        <w:pStyle w:val="Sp19a"/>
        <w:rPr>
          <w:ins w:id="364" w:author="Ishaan Dey" w:date="2019-04-15T14:15:00Z"/>
        </w:rPr>
      </w:pPr>
      <w:ins w:id="365" w:author="Ishaan Dey" w:date="2019-04-15T14:15:00Z">
        <w:r w:rsidRPr="004A18CD">
          <w:rPr>
            <w:noProof/>
          </w:rPr>
          <w:drawing>
            <wp:inline distT="0" distB="0" distL="0" distR="0" wp14:anchorId="09C0169F" wp14:editId="34A5CEBC">
              <wp:extent cx="5486400" cy="2913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913380"/>
                      </a:xfrm>
                      <a:prstGeom prst="rect">
                        <a:avLst/>
                      </a:prstGeom>
                    </pic:spPr>
                  </pic:pic>
                </a:graphicData>
              </a:graphic>
            </wp:inline>
          </w:drawing>
        </w:r>
      </w:ins>
    </w:p>
    <w:p w:rsidR="004A18CD" w:rsidRPr="009F05AA" w:rsidRDefault="004A18CD" w:rsidP="004A7CB6">
      <w:pPr>
        <w:pStyle w:val="Sp19a"/>
      </w:pPr>
    </w:p>
    <w:p w:rsidR="00452F26" w:rsidRPr="009F05AA" w:rsidDel="007C074D" w:rsidRDefault="00392178" w:rsidP="002F5807">
      <w:pPr>
        <w:pStyle w:val="StyleSp181pt"/>
        <w:rPr>
          <w:del w:id="366" w:author="Ishaan Dey" w:date="2019-04-17T11:42:00Z"/>
        </w:rPr>
      </w:pPr>
      <w:r>
        <w:t xml:space="preserve"> </w:t>
      </w:r>
    </w:p>
    <w:p w:rsidR="004A18CD" w:rsidRDefault="004A18CD">
      <w:pPr>
        <w:pStyle w:val="StyleSp181pt"/>
        <w:rPr>
          <w:ins w:id="367" w:author="Ishaan Dey" w:date="2019-04-15T14:15:00Z"/>
        </w:rPr>
        <w:pPrChange w:id="368" w:author="Ishaan Dey" w:date="2019-04-17T11:42:00Z">
          <w:pPr/>
        </w:pPrChange>
      </w:pPr>
    </w:p>
    <w:p w:rsidR="00F8663E" w:rsidRDefault="00F8663E">
      <w:pPr>
        <w:rPr>
          <w:ins w:id="369" w:author="Ishaan Dey" w:date="2019-04-17T11:47:00Z"/>
          <w:rFonts w:ascii="Lori" w:hAnsi="Lori" w:cs="Courier New"/>
          <w:sz w:val="22"/>
          <w:szCs w:val="16"/>
          <w:u w:val="single"/>
        </w:rPr>
      </w:pPr>
      <w:ins w:id="370" w:author="Ishaan Dey" w:date="2019-04-17T11:47:00Z">
        <w:r>
          <w:rPr>
            <w:u w:val="single"/>
          </w:rPr>
          <w:br w:type="page"/>
        </w:r>
      </w:ins>
    </w:p>
    <w:p w:rsidR="00E72517" w:rsidRPr="009F05AA" w:rsidDel="004A18CD" w:rsidRDefault="00E72517" w:rsidP="004A7CB6">
      <w:pPr>
        <w:pStyle w:val="Sp19a"/>
        <w:rPr>
          <w:del w:id="371" w:author="Ishaan Dey" w:date="2019-04-15T14:16:00Z"/>
        </w:rPr>
      </w:pPr>
      <w:r w:rsidRPr="009F05AA">
        <w:rPr>
          <w:u w:val="single"/>
        </w:rPr>
        <w:lastRenderedPageBreak/>
        <w:t>Step XII</w:t>
      </w:r>
      <w:r w:rsidRPr="009F05AA">
        <w:t>.</w:t>
      </w:r>
    </w:p>
    <w:p w:rsidR="00E72517" w:rsidRPr="009F05AA" w:rsidRDefault="00E72517" w:rsidP="004A7CB6">
      <w:pPr>
        <w:pStyle w:val="Sp19a"/>
      </w:pPr>
    </w:p>
    <w:p w:rsidR="00D239C0" w:rsidRDefault="00CD2A95" w:rsidP="004A7CB6">
      <w:pPr>
        <w:pStyle w:val="Sp19a"/>
        <w:rPr>
          <w:ins w:id="372" w:author="Ishaan Dey" w:date="2019-04-15T14:19:00Z"/>
          <w:b/>
          <w:color w:val="FFFFFF" w:themeColor="background1"/>
          <w:sz w:val="2"/>
          <w:szCs w:val="2"/>
        </w:rPr>
      </w:pPr>
      <w:r w:rsidRPr="004A18CD">
        <w:rPr>
          <w:b/>
          <w:rPrChange w:id="373" w:author="Ishaan Dey" w:date="2019-04-15T14:16:00Z">
            <w:rPr/>
          </w:rPrChange>
        </w:rPr>
        <w:t xml:space="preserve">(8 points) </w:t>
      </w:r>
      <w:r w:rsidR="00D239C0" w:rsidRPr="004A18CD">
        <w:rPr>
          <w:b/>
          <w:rPrChange w:id="374" w:author="Ishaan Dey" w:date="2019-04-15T14:16:00Z">
            <w:rPr/>
          </w:rPrChange>
        </w:rPr>
        <w:t xml:space="preserve">How many dry counties does </w:t>
      </w:r>
      <w:r w:rsidR="0025730C" w:rsidRPr="004A18CD">
        <w:rPr>
          <w:b/>
          <w:rPrChange w:id="375" w:author="Ishaan Dey" w:date="2019-04-15T14:16:00Z">
            <w:rPr/>
          </w:rPrChange>
        </w:rPr>
        <w:t xml:space="preserve">the </w:t>
      </w:r>
      <w:proofErr w:type="spellStart"/>
      <w:r w:rsidR="00D239C0" w:rsidRPr="004A18CD">
        <w:rPr>
          <w:b/>
          <w:rPrChange w:id="376" w:author="Ishaan Dey" w:date="2019-04-15T14:16:00Z">
            <w:rPr/>
          </w:rPrChange>
        </w:rPr>
        <w:t>probit</w:t>
      </w:r>
      <w:proofErr w:type="spellEnd"/>
      <w:r w:rsidR="00D239C0" w:rsidRPr="004A18CD">
        <w:rPr>
          <w:b/>
          <w:rPrChange w:id="377" w:author="Ishaan Dey" w:date="2019-04-15T14:16:00Z">
            <w:rPr/>
          </w:rPrChange>
        </w:rPr>
        <w:t xml:space="preserve"> </w:t>
      </w:r>
      <w:r w:rsidR="0025730C" w:rsidRPr="004A18CD">
        <w:rPr>
          <w:b/>
          <w:rPrChange w:id="378" w:author="Ishaan Dey" w:date="2019-04-15T14:16:00Z">
            <w:rPr/>
          </w:rPrChange>
        </w:rPr>
        <w:t xml:space="preserve">model </w:t>
      </w:r>
      <w:r w:rsidR="00E72517" w:rsidRPr="004A18CD">
        <w:rPr>
          <w:b/>
          <w:rPrChange w:id="379" w:author="Ishaan Dey" w:date="2019-04-15T14:16:00Z">
            <w:rPr/>
          </w:rPrChange>
        </w:rPr>
        <w:t xml:space="preserve">fit in Step XI </w:t>
      </w:r>
      <w:r w:rsidR="00D239C0" w:rsidRPr="004A18CD">
        <w:rPr>
          <w:b/>
          <w:rPrChange w:id="380" w:author="Ishaan Dey" w:date="2019-04-15T14:16:00Z">
            <w:rPr/>
          </w:rPrChange>
        </w:rPr>
        <w:t xml:space="preserve">correctly predict? </w:t>
      </w:r>
      <w:r w:rsidR="00A64401" w:rsidRPr="004A18CD">
        <w:rPr>
          <w:b/>
          <w:rPrChange w:id="381" w:author="Ishaan Dey" w:date="2019-04-15T14:16:00Z">
            <w:rPr/>
          </w:rPrChange>
        </w:rPr>
        <w:t>Wet</w:t>
      </w:r>
      <w:r w:rsidR="00D239C0" w:rsidRPr="004A18CD">
        <w:rPr>
          <w:b/>
          <w:rPrChange w:id="382" w:author="Ishaan Dey" w:date="2019-04-15T14:16:00Z">
            <w:rPr/>
          </w:rPrChange>
        </w:rPr>
        <w:t xml:space="preserve"> counties? What is the goodness of fit measure</w:t>
      </w:r>
      <w:r w:rsidR="00E72517" w:rsidRPr="004A18CD">
        <w:rPr>
          <w:b/>
          <w:rPrChange w:id="383" w:author="Ishaan Dey" w:date="2019-04-15T14:16:00Z">
            <w:rPr/>
          </w:rPrChange>
        </w:rPr>
        <w:t xml:space="preserve">, </w:t>
      </w:r>
      <w:r w:rsidR="00982B07" w:rsidRPr="00E54FC6">
        <w:rPr>
          <w:b/>
          <w:noProof/>
          <w:position w:val="-14"/>
        </w:rPr>
        <w:object w:dxaOrig="320" w:dyaOrig="400">
          <v:shape id="_x0000_i1025" type="#_x0000_t75" alt="" style="width:15.85pt;height:19.8pt;mso-width-percent:0;mso-height-percent:0;mso-width-percent:0;mso-height-percent:0" o:ole="">
            <v:imagedata r:id="rId32" o:title=""/>
          </v:shape>
          <o:OLEObject Type="Embed" ProgID="Equation.DSMT4" ShapeID="_x0000_i1025" DrawAspect="Content" ObjectID="_1618561132" r:id="rId33"/>
        </w:object>
      </w:r>
      <w:r w:rsidR="00D239C0" w:rsidRPr="004A18CD">
        <w:rPr>
          <w:b/>
          <w:rPrChange w:id="384" w:author="Ishaan Dey" w:date="2019-04-15T14:16:00Z">
            <w:rPr/>
          </w:rPrChange>
        </w:rPr>
        <w:t>?</w:t>
      </w:r>
      <w:r w:rsidR="003C54F2" w:rsidRPr="004A18CD">
        <w:rPr>
          <w:b/>
          <w:rPrChange w:id="385" w:author="Ishaan Dey" w:date="2019-04-15T14:16:00Z">
            <w:rPr/>
          </w:rPrChange>
        </w:rPr>
        <w:t xml:space="preserve"> Include the relevant STATA output in your report.</w:t>
      </w:r>
      <w:r w:rsidRPr="004A18CD">
        <w:rPr>
          <w:b/>
          <w:rPrChange w:id="386" w:author="Ishaan Dey" w:date="2019-04-15T14:16:00Z">
            <w:rPr/>
          </w:rPrChange>
        </w:rPr>
        <w:t xml:space="preserve"> Compute the goodness of fit of the models fit in Steps I, VI, and XI. Which seems to do the best job?</w:t>
      </w:r>
      <w:r w:rsidR="00A5317B" w:rsidRPr="004A18CD">
        <w:rPr>
          <w:b/>
          <w:rPrChange w:id="387" w:author="Ishaan Dey" w:date="2019-04-15T14:16:00Z">
            <w:rPr/>
          </w:rPrChange>
        </w:rPr>
        <w:t xml:space="preserve">   </w:t>
      </w:r>
      <w:r w:rsidR="00A5317B" w:rsidRPr="004A18CD">
        <w:rPr>
          <w:b/>
          <w:color w:val="FFFFFF" w:themeColor="background1"/>
          <w:sz w:val="2"/>
          <w:szCs w:val="2"/>
          <w:rPrChange w:id="388" w:author="Ishaan Dey" w:date="2019-04-15T14:16:00Z">
            <w:rPr>
              <w:color w:val="FFFFFF" w:themeColor="background1"/>
              <w:sz w:val="2"/>
              <w:szCs w:val="2"/>
            </w:rPr>
          </w:rPrChange>
        </w:rPr>
        <w:t>Sp9a</w:t>
      </w:r>
    </w:p>
    <w:p w:rsidR="00F8663E" w:rsidRDefault="00F8663E" w:rsidP="004A7CB6">
      <w:pPr>
        <w:pStyle w:val="Sp19a"/>
        <w:rPr>
          <w:ins w:id="389" w:author="Ishaan Dey" w:date="2019-04-17T11:50:00Z"/>
        </w:rPr>
      </w:pPr>
      <w:ins w:id="390" w:author="Ishaan Dey" w:date="2019-04-17T11:50:00Z">
        <w:r>
          <w:t xml:space="preserve">Classification for </w:t>
        </w:r>
        <w:proofErr w:type="spellStart"/>
        <w:r>
          <w:t>probit</w:t>
        </w:r>
        <w:proofErr w:type="spellEnd"/>
        <w:r>
          <w:t xml:space="preserve"> model</w:t>
        </w:r>
      </w:ins>
      <w:ins w:id="391" w:author="Ishaan Dey" w:date="2019-04-17T11:53:00Z">
        <w:r>
          <w:t>:</w:t>
        </w:r>
        <w:r w:rsidRPr="00F8663E">
          <w:rPr>
            <w:b/>
            <w:noProof/>
          </w:rPr>
          <w:t xml:space="preserve"> </w:t>
        </w:r>
        <w:r w:rsidRPr="004A18CD">
          <w:rPr>
            <w:b/>
            <w:noProof/>
          </w:rPr>
          <w:drawing>
            <wp:inline distT="0" distB="0" distL="0" distR="0" wp14:anchorId="6FB23E55" wp14:editId="240E3393">
              <wp:extent cx="5486400" cy="3420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420110"/>
                      </a:xfrm>
                      <a:prstGeom prst="rect">
                        <a:avLst/>
                      </a:prstGeom>
                    </pic:spPr>
                  </pic:pic>
                </a:graphicData>
              </a:graphic>
            </wp:inline>
          </w:drawing>
        </w:r>
      </w:ins>
    </w:p>
    <w:p w:rsidR="000E0A11" w:rsidRPr="000E0A11" w:rsidRDefault="00F8663E" w:rsidP="004A7CB6">
      <w:pPr>
        <w:pStyle w:val="Sp19a"/>
      </w:pPr>
      <w:ins w:id="392" w:author="Ishaan Dey" w:date="2019-04-17T11:50:00Z">
        <w:r>
          <w:t xml:space="preserve">The model correctly predicts 71 of </w:t>
        </w:r>
      </w:ins>
      <w:ins w:id="393" w:author="Ishaan Dey" w:date="2019-04-17T11:51:00Z">
        <w:r>
          <w:t xml:space="preserve">75 dry counties. </w:t>
        </w:r>
      </w:ins>
    </w:p>
    <w:p w:rsidR="00452F26" w:rsidRPr="009F05AA" w:rsidRDefault="00392178" w:rsidP="002F5807">
      <w:pPr>
        <w:pStyle w:val="StyleSp181pt"/>
      </w:pPr>
      <w:r>
        <w:t xml:space="preserve"> </w:t>
      </w:r>
    </w:p>
    <w:p w:rsidR="00F55951" w:rsidRDefault="00F8663E" w:rsidP="004A7CB6">
      <w:pPr>
        <w:pStyle w:val="Sp19a"/>
        <w:rPr>
          <w:ins w:id="394" w:author="Ishaan Dey" w:date="2019-04-15T14:17:00Z"/>
        </w:rPr>
      </w:pPr>
      <w:ins w:id="395" w:author="Ishaan Dey" w:date="2019-04-17T11:52:00Z">
        <w:r>
          <w:t>R</w:t>
        </w:r>
        <w:r>
          <w:rPr>
            <w:vertAlign w:val="superscript"/>
          </w:rPr>
          <w:t>2</w:t>
        </w:r>
        <w:r>
          <w:rPr>
            <w:vertAlign w:val="subscript"/>
          </w:rPr>
          <w:t>p</w:t>
        </w:r>
        <w:r>
          <w:t xml:space="preserve"> </w:t>
        </w:r>
      </w:ins>
      <w:ins w:id="396" w:author="Ishaan Dey" w:date="2019-04-15T14:18:00Z">
        <w:r w:rsidR="004A18CD">
          <w:t xml:space="preserve">of </w:t>
        </w:r>
        <w:proofErr w:type="spellStart"/>
        <w:r w:rsidR="004A18CD">
          <w:t>Probit</w:t>
        </w:r>
      </w:ins>
      <w:proofErr w:type="spellEnd"/>
      <w:ins w:id="397" w:author="Ishaan Dey" w:date="2019-04-17T11:56:00Z">
        <w:r w:rsidR="000E0A11">
          <w:tab/>
        </w:r>
      </w:ins>
      <w:ins w:id="398" w:author="Ishaan Dey" w:date="2019-04-15T14:17:00Z">
        <w:r w:rsidR="004A18CD">
          <w:t xml:space="preserve">= </w:t>
        </w:r>
      </w:ins>
      <w:ins w:id="399" w:author="Ishaan Dey" w:date="2019-04-17T11:55:00Z">
        <w:r w:rsidR="000E0A11">
          <w:t xml:space="preserve">.5(71/75 + 27/45) = </w:t>
        </w:r>
      </w:ins>
      <w:ins w:id="400" w:author="Ishaan Dey" w:date="2019-04-15T14:17:00Z">
        <w:r w:rsidR="004A18CD">
          <w:t>.</w:t>
        </w:r>
      </w:ins>
      <w:ins w:id="401" w:author="Ishaan Dey" w:date="2019-04-17T11:53:00Z">
        <w:r>
          <w:t>7733</w:t>
        </w:r>
      </w:ins>
    </w:p>
    <w:p w:rsidR="004A18CD" w:rsidRDefault="00F8663E" w:rsidP="004A7CB6">
      <w:pPr>
        <w:pStyle w:val="Sp19a"/>
        <w:rPr>
          <w:ins w:id="402" w:author="Ishaan Dey" w:date="2019-04-15T14:18:00Z"/>
        </w:rPr>
      </w:pPr>
      <w:ins w:id="403" w:author="Ishaan Dey" w:date="2019-04-17T11:52:00Z">
        <w:r>
          <w:t>R</w:t>
        </w:r>
        <w:r>
          <w:rPr>
            <w:vertAlign w:val="superscript"/>
          </w:rPr>
          <w:t>2</w:t>
        </w:r>
        <w:r>
          <w:rPr>
            <w:vertAlign w:val="subscript"/>
          </w:rPr>
          <w:t>p</w:t>
        </w:r>
        <w:r>
          <w:t xml:space="preserve"> </w:t>
        </w:r>
      </w:ins>
      <w:ins w:id="404" w:author="Ishaan Dey" w:date="2019-04-15T14:18:00Z">
        <w:r w:rsidR="004A18CD">
          <w:t>of Logit</w:t>
        </w:r>
      </w:ins>
      <w:ins w:id="405" w:author="Ishaan Dey" w:date="2019-04-17T11:56:00Z">
        <w:r w:rsidR="000E0A11">
          <w:tab/>
        </w:r>
      </w:ins>
      <w:ins w:id="406" w:author="Ishaan Dey" w:date="2019-04-15T14:18:00Z">
        <w:r w:rsidR="004A18CD">
          <w:t xml:space="preserve">= </w:t>
        </w:r>
      </w:ins>
      <w:ins w:id="407" w:author="Ishaan Dey" w:date="2019-04-17T11:54:00Z">
        <w:r w:rsidR="000E0A11">
          <w:t>.5(70/75 + 29/45)</w:t>
        </w:r>
      </w:ins>
      <w:ins w:id="408" w:author="Ishaan Dey" w:date="2019-04-17T11:55:00Z">
        <w:r w:rsidR="000E0A11">
          <w:t xml:space="preserve"> = </w:t>
        </w:r>
      </w:ins>
      <w:ins w:id="409" w:author="Ishaan Dey" w:date="2019-04-15T14:18:00Z">
        <w:r w:rsidR="004A18CD">
          <w:t>.</w:t>
        </w:r>
      </w:ins>
      <w:ins w:id="410" w:author="Ishaan Dey" w:date="2019-04-17T11:54:00Z">
        <w:r>
          <w:t>7889</w:t>
        </w:r>
      </w:ins>
    </w:p>
    <w:p w:rsidR="004A18CD" w:rsidRDefault="00F8663E" w:rsidP="004A18CD">
      <w:pPr>
        <w:pStyle w:val="Sp19a"/>
        <w:rPr>
          <w:ins w:id="411" w:author="Ishaan Dey" w:date="2019-04-17T14:22:00Z"/>
        </w:rPr>
      </w:pPr>
      <w:ins w:id="412" w:author="Ishaan Dey" w:date="2019-04-17T11:52:00Z">
        <w:r>
          <w:t>R</w:t>
        </w:r>
        <w:r>
          <w:rPr>
            <w:vertAlign w:val="superscript"/>
          </w:rPr>
          <w:t>2</w:t>
        </w:r>
        <w:r>
          <w:rPr>
            <w:vertAlign w:val="subscript"/>
          </w:rPr>
          <w:t>p</w:t>
        </w:r>
        <w:r>
          <w:t xml:space="preserve"> </w:t>
        </w:r>
      </w:ins>
      <w:ins w:id="413" w:author="Ishaan Dey" w:date="2019-04-15T14:18:00Z">
        <w:r w:rsidR="004A18CD">
          <w:t>of LPM</w:t>
        </w:r>
      </w:ins>
      <w:ins w:id="414" w:author="Ishaan Dey" w:date="2019-04-17T11:56:00Z">
        <w:r w:rsidR="000E0A11">
          <w:tab/>
        </w:r>
      </w:ins>
      <w:ins w:id="415" w:author="Ishaan Dey" w:date="2019-04-15T14:18:00Z">
        <w:r w:rsidR="004A18CD">
          <w:t xml:space="preserve">= </w:t>
        </w:r>
      </w:ins>
      <w:ins w:id="416" w:author="Ishaan Dey" w:date="2019-04-17T11:55:00Z">
        <w:r w:rsidR="000E0A11">
          <w:t>.5(69/75 + 27/45) =</w:t>
        </w:r>
      </w:ins>
      <w:ins w:id="417" w:author="Ishaan Dey" w:date="2019-04-15T14:19:00Z">
        <w:r w:rsidR="004A18CD" w:rsidRPr="000E0F88">
          <w:t>.</w:t>
        </w:r>
      </w:ins>
      <w:ins w:id="418" w:author="Ishaan Dey" w:date="2019-04-17T11:52:00Z">
        <w:r>
          <w:t>76</w:t>
        </w:r>
      </w:ins>
      <w:ins w:id="419" w:author="Ishaan Dey" w:date="2019-04-17T11:53:00Z">
        <w:r>
          <w:t>00</w:t>
        </w:r>
      </w:ins>
    </w:p>
    <w:p w:rsidR="002B755F" w:rsidRPr="002B755F" w:rsidRDefault="007B76B4" w:rsidP="004A18CD">
      <w:pPr>
        <w:pStyle w:val="Sp19a"/>
        <w:rPr>
          <w:ins w:id="420" w:author="Ishaan Dey" w:date="2019-04-17T11:56:00Z"/>
        </w:rPr>
      </w:pPr>
      <w:ins w:id="421" w:author="Ishaan Dey" w:date="2019-04-17T14:22:00Z">
        <w:r>
          <w:t xml:space="preserve">The </w:t>
        </w:r>
        <w:r w:rsidR="009B68C6">
          <w:t>l</w:t>
        </w:r>
        <w:r>
          <w:t xml:space="preserve">ogit </w:t>
        </w:r>
        <w:r w:rsidR="009B68C6">
          <w:t xml:space="preserve">model </w:t>
        </w:r>
        <w:r>
          <w:t xml:space="preserve">appears to be the best </w:t>
        </w:r>
      </w:ins>
      <w:ins w:id="422" w:author="Ishaan Dey" w:date="2019-04-17T16:54:00Z">
        <w:r w:rsidR="002B755F">
          <w:t>based upon R</w:t>
        </w:r>
        <w:r w:rsidR="002B755F">
          <w:rPr>
            <w:vertAlign w:val="superscript"/>
          </w:rPr>
          <w:t>2</w:t>
        </w:r>
        <w:r w:rsidR="002B755F">
          <w:rPr>
            <w:vertAlign w:val="subscript"/>
          </w:rPr>
          <w:t xml:space="preserve">p </w:t>
        </w:r>
        <w:r w:rsidR="002B755F">
          <w:t xml:space="preserve">values. The </w:t>
        </w:r>
        <w:proofErr w:type="spellStart"/>
        <w:r w:rsidR="002B755F">
          <w:t>probit</w:t>
        </w:r>
        <w:proofErr w:type="spellEnd"/>
        <w:r w:rsidR="002B755F">
          <w:t xml:space="preserve"> model is also better for both AIC and BIC, although only slightly </w:t>
        </w:r>
      </w:ins>
      <w:ins w:id="423" w:author="Ishaan Dey" w:date="2019-04-17T16:55:00Z">
        <w:r w:rsidR="002B755F">
          <w:t xml:space="preserve">relative to logit. Both of these models, however, are still favored far more than the linear probability model. </w:t>
        </w:r>
      </w:ins>
    </w:p>
    <w:p w:rsidR="000E0A11" w:rsidRDefault="000E0A11" w:rsidP="004A18CD">
      <w:pPr>
        <w:pStyle w:val="Sp19a"/>
        <w:rPr>
          <w:ins w:id="424" w:author="Ishaan Dey" w:date="2019-04-17T11:56:00Z"/>
        </w:rPr>
      </w:pPr>
    </w:p>
    <w:p w:rsidR="000E0A11" w:rsidRDefault="000E0A11" w:rsidP="004A18CD">
      <w:pPr>
        <w:pStyle w:val="Sp19a"/>
        <w:rPr>
          <w:ins w:id="425" w:author="Ishaan Dey" w:date="2019-04-17T11:57:00Z"/>
        </w:rPr>
      </w:pPr>
      <w:ins w:id="426" w:author="Ishaan Dey" w:date="2019-04-17T11:57:00Z">
        <w:r>
          <w:t xml:space="preserve">IC for </w:t>
        </w:r>
        <w:proofErr w:type="spellStart"/>
        <w:r>
          <w:t>Probit</w:t>
        </w:r>
        <w:proofErr w:type="spellEnd"/>
        <w:r>
          <w:t>:</w:t>
        </w:r>
      </w:ins>
    </w:p>
    <w:p w:rsidR="000E0A11" w:rsidRPr="000E0F88" w:rsidRDefault="000E0A11" w:rsidP="004A18CD">
      <w:pPr>
        <w:pStyle w:val="Sp19a"/>
        <w:rPr>
          <w:ins w:id="427" w:author="Ishaan Dey" w:date="2019-04-15T14:19:00Z"/>
        </w:rPr>
      </w:pPr>
      <w:ins w:id="428" w:author="Ishaan Dey" w:date="2019-04-17T11:59:00Z">
        <w:r w:rsidRPr="000E0A11">
          <w:rPr>
            <w:noProof/>
          </w:rPr>
          <w:drawing>
            <wp:inline distT="0" distB="0" distL="0" distR="0" wp14:anchorId="61DD81B0" wp14:editId="7277F27B">
              <wp:extent cx="5486400" cy="11398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139825"/>
                      </a:xfrm>
                      <a:prstGeom prst="rect">
                        <a:avLst/>
                      </a:prstGeom>
                    </pic:spPr>
                  </pic:pic>
                </a:graphicData>
              </a:graphic>
            </wp:inline>
          </w:drawing>
        </w:r>
      </w:ins>
    </w:p>
    <w:p w:rsidR="004A18CD" w:rsidRDefault="004A18CD" w:rsidP="004A7CB6">
      <w:pPr>
        <w:pStyle w:val="Sp19a"/>
        <w:rPr>
          <w:ins w:id="429" w:author="Ishaan Dey" w:date="2019-04-15T14:16:00Z"/>
        </w:rPr>
      </w:pPr>
    </w:p>
    <w:p w:rsidR="00E25043" w:rsidRDefault="00E25043" w:rsidP="004A7CB6">
      <w:pPr>
        <w:pStyle w:val="Sp19a"/>
        <w:rPr>
          <w:ins w:id="430" w:author="Ishaan Dey" w:date="2019-04-17T14:35:00Z"/>
        </w:rPr>
      </w:pPr>
    </w:p>
    <w:p w:rsidR="00E25043" w:rsidRDefault="00E25043" w:rsidP="004A7CB6">
      <w:pPr>
        <w:pStyle w:val="Sp19a"/>
        <w:rPr>
          <w:ins w:id="431" w:author="Ishaan Dey" w:date="2019-04-17T14:35:00Z"/>
        </w:rPr>
      </w:pPr>
    </w:p>
    <w:p w:rsidR="00E25043" w:rsidRDefault="00E25043" w:rsidP="004A7CB6">
      <w:pPr>
        <w:pStyle w:val="Sp19a"/>
        <w:rPr>
          <w:ins w:id="432" w:author="Ishaan Dey" w:date="2019-04-17T14:35:00Z"/>
        </w:rPr>
      </w:pPr>
    </w:p>
    <w:p w:rsidR="00E25043" w:rsidRDefault="00E25043" w:rsidP="004A7CB6">
      <w:pPr>
        <w:pStyle w:val="Sp19a"/>
        <w:rPr>
          <w:ins w:id="433" w:author="Ishaan Dey" w:date="2019-04-17T14:35:00Z"/>
        </w:rPr>
      </w:pPr>
    </w:p>
    <w:p w:rsidR="00E25043" w:rsidRDefault="00E25043" w:rsidP="004A7CB6">
      <w:pPr>
        <w:pStyle w:val="Sp19a"/>
        <w:rPr>
          <w:ins w:id="434" w:author="Ishaan Dey" w:date="2019-04-17T14:35:00Z"/>
        </w:rPr>
      </w:pPr>
    </w:p>
    <w:p w:rsidR="00E25043" w:rsidRDefault="00E25043" w:rsidP="004A7CB6">
      <w:pPr>
        <w:pStyle w:val="Sp19a"/>
        <w:rPr>
          <w:ins w:id="435" w:author="Ishaan Dey" w:date="2019-04-17T14:35:00Z"/>
        </w:rPr>
      </w:pPr>
    </w:p>
    <w:p w:rsidR="00E25043" w:rsidRDefault="00E25043" w:rsidP="004A7CB6">
      <w:pPr>
        <w:pStyle w:val="Sp19a"/>
        <w:rPr>
          <w:ins w:id="436" w:author="Ishaan Dey" w:date="2019-04-17T14:35:00Z"/>
        </w:rPr>
      </w:pPr>
    </w:p>
    <w:p w:rsidR="004A18CD" w:rsidRDefault="000E0A11" w:rsidP="004A7CB6">
      <w:pPr>
        <w:pStyle w:val="Sp19a"/>
        <w:rPr>
          <w:ins w:id="437" w:author="Ishaan Dey" w:date="2019-04-17T11:58:00Z"/>
        </w:rPr>
      </w:pPr>
      <w:ins w:id="438" w:author="Ishaan Dey" w:date="2019-04-17T11:58:00Z">
        <w:r>
          <w:t>IC for Logit:</w:t>
        </w:r>
      </w:ins>
    </w:p>
    <w:p w:rsidR="000E0A11" w:rsidRDefault="000E0A11" w:rsidP="004A7CB6">
      <w:pPr>
        <w:pStyle w:val="Sp19a"/>
        <w:rPr>
          <w:ins w:id="439" w:author="Ishaan Dey" w:date="2019-04-17T11:58:00Z"/>
        </w:rPr>
      </w:pPr>
      <w:ins w:id="440" w:author="Ishaan Dey" w:date="2019-04-17T11:59:00Z">
        <w:r w:rsidRPr="000E0A11">
          <w:rPr>
            <w:noProof/>
          </w:rPr>
          <w:drawing>
            <wp:inline distT="0" distB="0" distL="0" distR="0" wp14:anchorId="1AF9A6B3" wp14:editId="46E84F77">
              <wp:extent cx="5486400" cy="11398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139825"/>
                      </a:xfrm>
                      <a:prstGeom prst="rect">
                        <a:avLst/>
                      </a:prstGeom>
                    </pic:spPr>
                  </pic:pic>
                </a:graphicData>
              </a:graphic>
            </wp:inline>
          </w:drawing>
        </w:r>
      </w:ins>
    </w:p>
    <w:p w:rsidR="000E0A11" w:rsidRDefault="000E0A11" w:rsidP="004A7CB6">
      <w:pPr>
        <w:pStyle w:val="Sp19a"/>
        <w:rPr>
          <w:ins w:id="441" w:author="Ishaan Dey" w:date="2019-04-17T11:58:00Z"/>
        </w:rPr>
      </w:pPr>
    </w:p>
    <w:p w:rsidR="000E0A11" w:rsidRDefault="000E0A11" w:rsidP="004A7CB6">
      <w:pPr>
        <w:pStyle w:val="Sp19a"/>
        <w:rPr>
          <w:ins w:id="442" w:author="Ishaan Dey" w:date="2019-04-17T11:58:00Z"/>
        </w:rPr>
      </w:pPr>
      <w:ins w:id="443" w:author="Ishaan Dey" w:date="2019-04-17T11:58:00Z">
        <w:r>
          <w:t>IC for LPM:</w:t>
        </w:r>
      </w:ins>
    </w:p>
    <w:p w:rsidR="000E0A11" w:rsidRPr="009F05AA" w:rsidRDefault="000E0A11" w:rsidP="004A7CB6">
      <w:pPr>
        <w:pStyle w:val="Sp19a"/>
      </w:pPr>
      <w:ins w:id="444" w:author="Ishaan Dey" w:date="2019-04-17T12:00:00Z">
        <w:r w:rsidRPr="000E0A11">
          <w:rPr>
            <w:noProof/>
          </w:rPr>
          <w:drawing>
            <wp:inline distT="0" distB="0" distL="0" distR="0" wp14:anchorId="48326EB0" wp14:editId="4DB52F80">
              <wp:extent cx="5486400" cy="11398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1139825"/>
                      </a:xfrm>
                      <a:prstGeom prst="rect">
                        <a:avLst/>
                      </a:prstGeom>
                    </pic:spPr>
                  </pic:pic>
                </a:graphicData>
              </a:graphic>
            </wp:inline>
          </w:drawing>
        </w:r>
      </w:ins>
    </w:p>
    <w:p w:rsidR="00452F26" w:rsidRPr="009F05AA" w:rsidRDefault="00F55951" w:rsidP="002F5807">
      <w:pPr>
        <w:pStyle w:val="StyleSp181pt"/>
      </w:pPr>
      <w:r w:rsidRPr="009F05AA">
        <w:t>.</w:t>
      </w:r>
      <w:r w:rsidR="00392178">
        <w:t xml:space="preserve"> </w:t>
      </w:r>
    </w:p>
    <w:p w:rsidR="00F8663E" w:rsidRDefault="00F8663E">
      <w:pPr>
        <w:rPr>
          <w:ins w:id="445" w:author="Ishaan Dey" w:date="2019-04-17T11:53:00Z"/>
          <w:rFonts w:ascii="Lori" w:hAnsi="Lori" w:cs="Courier New"/>
          <w:sz w:val="22"/>
          <w:szCs w:val="16"/>
          <w:u w:val="single"/>
        </w:rPr>
      </w:pPr>
    </w:p>
    <w:p w:rsidR="000E0A11" w:rsidRDefault="000E0A11">
      <w:pPr>
        <w:rPr>
          <w:ins w:id="446" w:author="Ishaan Dey" w:date="2019-04-17T12:00:00Z"/>
          <w:rFonts w:ascii="Lori" w:hAnsi="Lori" w:cs="Courier New"/>
          <w:sz w:val="22"/>
          <w:szCs w:val="16"/>
          <w:u w:val="single"/>
        </w:rPr>
      </w:pPr>
    </w:p>
    <w:p w:rsidR="008B246F" w:rsidRPr="009F05AA" w:rsidRDefault="008B246F" w:rsidP="004A7CB6">
      <w:pPr>
        <w:pStyle w:val="Sp19a"/>
      </w:pPr>
      <w:r w:rsidRPr="009F05AA">
        <w:rPr>
          <w:u w:val="single"/>
        </w:rPr>
        <w:t>Step XIII</w:t>
      </w:r>
      <w:r w:rsidRPr="009F05AA">
        <w:t>.</w:t>
      </w:r>
    </w:p>
    <w:p w:rsidR="008B246F" w:rsidRPr="009F05AA" w:rsidRDefault="008B246F" w:rsidP="004A7CB6">
      <w:pPr>
        <w:pStyle w:val="Sp19a"/>
      </w:pPr>
    </w:p>
    <w:p w:rsidR="00D239C0" w:rsidRPr="00437EF6" w:rsidRDefault="00CD2A95" w:rsidP="004A7CB6">
      <w:pPr>
        <w:pStyle w:val="Sp19a"/>
        <w:rPr>
          <w:b/>
          <w:rPrChange w:id="447" w:author="Ishaan Dey" w:date="2019-04-17T12:44:00Z">
            <w:rPr/>
          </w:rPrChange>
        </w:rPr>
      </w:pPr>
      <w:r w:rsidRPr="00437EF6">
        <w:rPr>
          <w:b/>
          <w:rPrChange w:id="448" w:author="Ishaan Dey" w:date="2019-04-17T12:44:00Z">
            <w:rPr/>
          </w:rPrChange>
        </w:rPr>
        <w:t xml:space="preserve">(14 points) </w:t>
      </w:r>
      <w:r w:rsidR="003C54F2" w:rsidRPr="00437EF6">
        <w:rPr>
          <w:b/>
          <w:rPrChange w:id="449" w:author="Ishaan Dey" w:date="2019-04-17T12:44:00Z">
            <w:rPr/>
          </w:rPrChange>
        </w:rPr>
        <w:t>Now c</w:t>
      </w:r>
      <w:r w:rsidR="00D239C0" w:rsidRPr="00437EF6">
        <w:rPr>
          <w:b/>
          <w:rPrChange w:id="450" w:author="Ishaan Dey" w:date="2019-04-17T12:44:00Z">
            <w:rPr/>
          </w:rPrChange>
        </w:rPr>
        <w:t xml:space="preserve">ompare the marginal impact of a change in each of the independent variables in a table as predicted by each of the models </w:t>
      </w:r>
      <w:r w:rsidR="003C54F2" w:rsidRPr="00437EF6">
        <w:rPr>
          <w:b/>
          <w:rPrChange w:id="451" w:author="Ishaan Dey" w:date="2019-04-17T12:44:00Z">
            <w:rPr/>
          </w:rPrChange>
        </w:rPr>
        <w:t>(fit in Step I, Step VI, and Step XI</w:t>
      </w:r>
      <w:r w:rsidR="00D239C0" w:rsidRPr="00437EF6">
        <w:rPr>
          <w:b/>
          <w:rPrChange w:id="452" w:author="Ishaan Dey" w:date="2019-04-17T12:44:00Z">
            <w:rPr/>
          </w:rPrChange>
        </w:rPr>
        <w:t xml:space="preserve">). For the logit and </w:t>
      </w:r>
      <w:proofErr w:type="spellStart"/>
      <w:r w:rsidR="00D239C0" w:rsidRPr="00437EF6">
        <w:rPr>
          <w:b/>
          <w:rPrChange w:id="453" w:author="Ishaan Dey" w:date="2019-04-17T12:44:00Z">
            <w:rPr/>
          </w:rPrChange>
        </w:rPr>
        <w:t>probit</w:t>
      </w:r>
      <w:proofErr w:type="spellEnd"/>
      <w:r w:rsidR="00D239C0" w:rsidRPr="00437EF6">
        <w:rPr>
          <w:b/>
          <w:rPrChange w:id="454" w:author="Ishaan Dey" w:date="2019-04-17T12:44:00Z">
            <w:rPr/>
          </w:rPrChange>
        </w:rPr>
        <w:t xml:space="preserve"> models, evaluate the marginal impact in t</w:t>
      </w:r>
      <w:r w:rsidR="00C64055" w:rsidRPr="00437EF6">
        <w:rPr>
          <w:b/>
          <w:rPrChange w:id="455" w:author="Ishaan Dey" w:date="2019-04-17T12:44:00Z">
            <w:rPr/>
          </w:rPrChange>
        </w:rPr>
        <w:t xml:space="preserve">hree </w:t>
      </w:r>
      <w:r w:rsidR="00D239C0" w:rsidRPr="00437EF6">
        <w:rPr>
          <w:b/>
          <w:rPrChange w:id="456" w:author="Ishaan Dey" w:date="2019-04-17T12:44:00Z">
            <w:rPr/>
          </w:rPrChange>
        </w:rPr>
        <w:t xml:space="preserve">ways – according to </w:t>
      </w:r>
      <w:proofErr w:type="spellStart"/>
      <w:r w:rsidR="00D239C0" w:rsidRPr="00437EF6">
        <w:rPr>
          <w:b/>
          <w:rPrChange w:id="457" w:author="Ishaan Dey" w:date="2019-04-17T12:44:00Z">
            <w:rPr/>
          </w:rPrChange>
        </w:rPr>
        <w:t>Studenmund’s</w:t>
      </w:r>
      <w:proofErr w:type="spellEnd"/>
      <w:r w:rsidR="00D239C0" w:rsidRPr="00437EF6">
        <w:rPr>
          <w:b/>
          <w:rPrChange w:id="458" w:author="Ishaan Dey" w:date="2019-04-17T12:44:00Z">
            <w:rPr/>
          </w:rPrChange>
        </w:rPr>
        <w:t xml:space="preserve"> rule of thumb for translating </w:t>
      </w:r>
      <w:proofErr w:type="spellStart"/>
      <w:r w:rsidR="00D239C0" w:rsidRPr="00437EF6">
        <w:rPr>
          <w:b/>
          <w:rPrChange w:id="459" w:author="Ishaan Dey" w:date="2019-04-17T12:44:00Z">
            <w:rPr/>
          </w:rPrChange>
        </w:rPr>
        <w:t>probit</w:t>
      </w:r>
      <w:proofErr w:type="spellEnd"/>
      <w:r w:rsidR="00D239C0" w:rsidRPr="00437EF6">
        <w:rPr>
          <w:b/>
          <w:rPrChange w:id="460" w:author="Ishaan Dey" w:date="2019-04-17T12:44:00Z">
            <w:rPr/>
          </w:rPrChange>
        </w:rPr>
        <w:t xml:space="preserve"> and logit coefficients into their linear probability analogues</w:t>
      </w:r>
      <w:r w:rsidR="00C64055" w:rsidRPr="00437EF6">
        <w:rPr>
          <w:b/>
          <w:rPrChange w:id="461" w:author="Ishaan Dey" w:date="2019-04-17T12:44:00Z">
            <w:rPr/>
          </w:rPrChange>
        </w:rPr>
        <w:t>,</w:t>
      </w:r>
      <w:r w:rsidR="00D239C0" w:rsidRPr="00437EF6">
        <w:rPr>
          <w:b/>
          <w:rPrChange w:id="462" w:author="Ishaan Dey" w:date="2019-04-17T12:44:00Z">
            <w:rPr/>
          </w:rPrChange>
        </w:rPr>
        <w:t xml:space="preserve"> by considering the </w:t>
      </w:r>
      <w:r w:rsidR="003C54F2" w:rsidRPr="00437EF6">
        <w:rPr>
          <w:b/>
          <w:rPrChange w:id="463" w:author="Ishaan Dey" w:date="2019-04-17T12:44:00Z">
            <w:rPr/>
          </w:rPrChange>
        </w:rPr>
        <w:t>marginal impact for an average county</w:t>
      </w:r>
      <w:r w:rsidR="00C64055" w:rsidRPr="00437EF6">
        <w:rPr>
          <w:b/>
          <w:rPrChange w:id="464" w:author="Ishaan Dey" w:date="2019-04-17T12:44:00Z">
            <w:rPr/>
          </w:rPrChange>
        </w:rPr>
        <w:t xml:space="preserve"> (that is, a county with all explanatory variables at their means), and finally by considering the average marginal impact</w:t>
      </w:r>
      <w:r w:rsidR="003C54F2" w:rsidRPr="00437EF6">
        <w:rPr>
          <w:b/>
          <w:rPrChange w:id="465" w:author="Ishaan Dey" w:date="2019-04-17T12:44:00Z">
            <w:rPr/>
          </w:rPrChange>
        </w:rPr>
        <w:t>.</w:t>
      </w:r>
      <w:r w:rsidR="001101EA" w:rsidRPr="00437EF6">
        <w:rPr>
          <w:b/>
          <w:rPrChange w:id="466" w:author="Ishaan Dey" w:date="2019-04-17T12:44:00Z">
            <w:rPr/>
          </w:rPrChange>
        </w:rPr>
        <w:t xml:space="preserve"> Present the results in a table like that below,</w:t>
      </w:r>
      <w:r w:rsidR="003C54F2" w:rsidRPr="00437EF6">
        <w:rPr>
          <w:b/>
          <w:rPrChange w:id="467" w:author="Ishaan Dey" w:date="2019-04-17T12:44:00Z">
            <w:rPr/>
          </w:rPrChange>
        </w:rPr>
        <w:t xml:space="preserve"> and include the STATA output needed to evaluate the marginal impacts in the logit and </w:t>
      </w:r>
      <w:proofErr w:type="spellStart"/>
      <w:r w:rsidR="003C54F2" w:rsidRPr="00437EF6">
        <w:rPr>
          <w:b/>
          <w:rPrChange w:id="468" w:author="Ishaan Dey" w:date="2019-04-17T12:44:00Z">
            <w:rPr/>
          </w:rPrChange>
        </w:rPr>
        <w:t>probit</w:t>
      </w:r>
      <w:proofErr w:type="spellEnd"/>
      <w:r w:rsidR="003C54F2" w:rsidRPr="00437EF6">
        <w:rPr>
          <w:b/>
          <w:rPrChange w:id="469" w:author="Ishaan Dey" w:date="2019-04-17T12:44:00Z">
            <w:rPr/>
          </w:rPrChange>
        </w:rPr>
        <w:t xml:space="preserve"> models.</w:t>
      </w:r>
      <w:r w:rsidR="00A5317B" w:rsidRPr="00437EF6">
        <w:rPr>
          <w:b/>
          <w:rPrChange w:id="470" w:author="Ishaan Dey" w:date="2019-04-17T12:44:00Z">
            <w:rPr/>
          </w:rPrChange>
        </w:rPr>
        <w:t xml:space="preserve">   </w:t>
      </w:r>
      <w:r w:rsidR="00A5317B" w:rsidRPr="00437EF6">
        <w:rPr>
          <w:b/>
          <w:color w:val="FFFFFF" w:themeColor="background1"/>
          <w:sz w:val="2"/>
          <w:szCs w:val="2"/>
          <w:rPrChange w:id="471" w:author="Ishaan Dey" w:date="2019-04-17T12:44:00Z">
            <w:rPr>
              <w:color w:val="FFFFFF" w:themeColor="background1"/>
              <w:sz w:val="2"/>
              <w:szCs w:val="2"/>
            </w:rPr>
          </w:rPrChange>
        </w:rPr>
        <w:t>Sp9a</w:t>
      </w:r>
    </w:p>
    <w:p w:rsidR="00BE54E6" w:rsidRPr="009F05AA" w:rsidRDefault="00BE54E6" w:rsidP="004A7CB6">
      <w:pPr>
        <w:pStyle w:val="Sp19a"/>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Change w:id="472" w:author="Ishaan Dey" w:date="2019-04-17T14:34: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2515"/>
        <w:gridCol w:w="1435"/>
        <w:gridCol w:w="1560"/>
        <w:gridCol w:w="1560"/>
        <w:gridCol w:w="1560"/>
        <w:tblGridChange w:id="473">
          <w:tblGrid>
            <w:gridCol w:w="2390"/>
            <w:gridCol w:w="1322"/>
            <w:gridCol w:w="1433"/>
            <w:gridCol w:w="2043"/>
            <w:gridCol w:w="1442"/>
          </w:tblGrid>
        </w:tblGridChange>
      </w:tblGrid>
      <w:tr w:rsidR="002174BE" w:rsidRPr="002174BE" w:rsidTr="00E25043">
        <w:tc>
          <w:tcPr>
            <w:tcW w:w="2515" w:type="dxa"/>
            <w:shd w:val="clear" w:color="auto" w:fill="auto"/>
            <w:tcPrChange w:id="474" w:author="Ishaan Dey" w:date="2019-04-17T14:34:00Z">
              <w:tcPr>
                <w:tcW w:w="2808" w:type="dxa"/>
                <w:shd w:val="clear" w:color="auto" w:fill="auto"/>
              </w:tcPr>
            </w:tcPrChange>
          </w:tcPr>
          <w:p w:rsidR="008B246F" w:rsidRPr="00A41907" w:rsidRDefault="00FB64B1" w:rsidP="004A7CB6">
            <w:pPr>
              <w:pStyle w:val="Sp19a"/>
              <w:rPr>
                <w:color w:val="FFFFFF"/>
                <w:sz w:val="24"/>
                <w:szCs w:val="24"/>
              </w:rPr>
            </w:pPr>
            <w:r w:rsidRPr="00FB64B1">
              <w:rPr>
                <w:color w:val="FFFFFF" w:themeColor="background1"/>
                <w:sz w:val="24"/>
                <w:szCs w:val="24"/>
              </w:rPr>
              <w:t>S19a</w:t>
            </w:r>
          </w:p>
        </w:tc>
        <w:tc>
          <w:tcPr>
            <w:tcW w:w="1435" w:type="dxa"/>
            <w:shd w:val="clear" w:color="auto" w:fill="auto"/>
            <w:tcPrChange w:id="475" w:author="Ishaan Dey" w:date="2019-04-17T14:34:00Z">
              <w:tcPr>
                <w:tcW w:w="1440" w:type="dxa"/>
                <w:shd w:val="clear" w:color="auto" w:fill="auto"/>
              </w:tcPr>
            </w:tcPrChange>
          </w:tcPr>
          <w:p w:rsidR="008B246F" w:rsidRPr="002174BE" w:rsidRDefault="0033392A" w:rsidP="004A7CB6">
            <w:pPr>
              <w:pStyle w:val="Sp19a"/>
              <w:rPr>
                <w:sz w:val="24"/>
                <w:szCs w:val="24"/>
              </w:rPr>
            </w:pPr>
            <w:r w:rsidRPr="002174BE">
              <w:rPr>
                <w:sz w:val="24"/>
                <w:szCs w:val="24"/>
              </w:rPr>
              <w:t>B</w:t>
            </w:r>
            <w:r w:rsidR="008B246F" w:rsidRPr="002174BE">
              <w:rPr>
                <w:sz w:val="24"/>
                <w:szCs w:val="24"/>
              </w:rPr>
              <w:t>aptist</w:t>
            </w:r>
          </w:p>
        </w:tc>
        <w:tc>
          <w:tcPr>
            <w:tcW w:w="1560" w:type="dxa"/>
            <w:shd w:val="clear" w:color="auto" w:fill="auto"/>
            <w:tcPrChange w:id="476" w:author="Ishaan Dey" w:date="2019-04-17T14:34:00Z">
              <w:tcPr>
                <w:tcW w:w="1620" w:type="dxa"/>
                <w:shd w:val="clear" w:color="auto" w:fill="auto"/>
              </w:tcPr>
            </w:tcPrChange>
          </w:tcPr>
          <w:p w:rsidR="008B246F" w:rsidRPr="002174BE" w:rsidRDefault="0033392A" w:rsidP="004A7CB6">
            <w:pPr>
              <w:pStyle w:val="Sp19a"/>
              <w:rPr>
                <w:sz w:val="24"/>
                <w:szCs w:val="24"/>
              </w:rPr>
            </w:pPr>
            <w:r w:rsidRPr="002174BE">
              <w:rPr>
                <w:sz w:val="24"/>
                <w:szCs w:val="24"/>
              </w:rPr>
              <w:t>C</w:t>
            </w:r>
            <w:r w:rsidR="008B246F" w:rsidRPr="002174BE">
              <w:rPr>
                <w:sz w:val="24"/>
                <w:szCs w:val="24"/>
              </w:rPr>
              <w:t>atholic</w:t>
            </w:r>
          </w:p>
        </w:tc>
        <w:tc>
          <w:tcPr>
            <w:tcW w:w="1560" w:type="dxa"/>
            <w:shd w:val="clear" w:color="auto" w:fill="auto"/>
            <w:tcPrChange w:id="477" w:author="Ishaan Dey" w:date="2019-04-17T14:34:00Z">
              <w:tcPr>
                <w:tcW w:w="1440" w:type="dxa"/>
                <w:shd w:val="clear" w:color="auto" w:fill="auto"/>
              </w:tcPr>
            </w:tcPrChange>
          </w:tcPr>
          <w:p w:rsidR="008B246F" w:rsidRPr="002174BE" w:rsidRDefault="00CF20FA" w:rsidP="00EE3A90">
            <w:pPr>
              <w:pStyle w:val="Sp19a"/>
              <w:rPr>
                <w:sz w:val="24"/>
                <w:szCs w:val="24"/>
              </w:rPr>
            </w:pPr>
            <w:proofErr w:type="spellStart"/>
            <w:r w:rsidRPr="002174BE">
              <w:rPr>
                <w:sz w:val="24"/>
                <w:szCs w:val="24"/>
              </w:rPr>
              <w:t>P</w:t>
            </w:r>
            <w:r w:rsidR="00EE3A90">
              <w:rPr>
                <w:sz w:val="24"/>
                <w:szCs w:val="24"/>
              </w:rPr>
              <w:t>ercen</w:t>
            </w:r>
            <w:r w:rsidRPr="002174BE">
              <w:rPr>
                <w:sz w:val="24"/>
                <w:szCs w:val="24"/>
              </w:rPr>
              <w:t>t_nonwhite</w:t>
            </w:r>
            <w:proofErr w:type="spellEnd"/>
          </w:p>
        </w:tc>
        <w:tc>
          <w:tcPr>
            <w:tcW w:w="1560" w:type="dxa"/>
            <w:shd w:val="clear" w:color="auto" w:fill="auto"/>
            <w:tcPrChange w:id="478" w:author="Ishaan Dey" w:date="2019-04-17T14:34:00Z">
              <w:tcPr>
                <w:tcW w:w="1548" w:type="dxa"/>
                <w:shd w:val="clear" w:color="auto" w:fill="auto"/>
              </w:tcPr>
            </w:tcPrChange>
          </w:tcPr>
          <w:p w:rsidR="008B246F" w:rsidRPr="002174BE" w:rsidRDefault="00F72F56" w:rsidP="004A7CB6">
            <w:pPr>
              <w:pStyle w:val="Sp19a"/>
              <w:rPr>
                <w:sz w:val="24"/>
                <w:szCs w:val="24"/>
              </w:rPr>
            </w:pPr>
            <w:proofErr w:type="spellStart"/>
            <w:r w:rsidRPr="002174BE">
              <w:rPr>
                <w:sz w:val="24"/>
                <w:szCs w:val="24"/>
              </w:rPr>
              <w:t>R</w:t>
            </w:r>
            <w:r w:rsidR="008B246F" w:rsidRPr="002174BE">
              <w:rPr>
                <w:sz w:val="24"/>
                <w:szCs w:val="24"/>
              </w:rPr>
              <w:t>UC_code</w:t>
            </w:r>
            <w:proofErr w:type="spellEnd"/>
          </w:p>
        </w:tc>
      </w:tr>
      <w:tr w:rsidR="002174BE" w:rsidRPr="002174BE" w:rsidTr="00E25043">
        <w:tc>
          <w:tcPr>
            <w:tcW w:w="2515" w:type="dxa"/>
            <w:shd w:val="clear" w:color="auto" w:fill="auto"/>
            <w:tcPrChange w:id="479" w:author="Ishaan Dey" w:date="2019-04-17T14:34:00Z">
              <w:tcPr>
                <w:tcW w:w="2808" w:type="dxa"/>
                <w:shd w:val="clear" w:color="auto" w:fill="auto"/>
              </w:tcPr>
            </w:tcPrChange>
          </w:tcPr>
          <w:p w:rsidR="00437EF6" w:rsidRPr="00E25043" w:rsidRDefault="008B246F" w:rsidP="004A7CB6">
            <w:pPr>
              <w:pStyle w:val="Sp19a"/>
              <w:rPr>
                <w:szCs w:val="24"/>
                <w:rPrChange w:id="480" w:author="Ishaan Dey" w:date="2019-04-17T14:35:00Z">
                  <w:rPr>
                    <w:sz w:val="24"/>
                    <w:szCs w:val="24"/>
                  </w:rPr>
                </w:rPrChange>
              </w:rPr>
            </w:pPr>
            <w:r w:rsidRPr="00E25043">
              <w:rPr>
                <w:szCs w:val="24"/>
                <w:rPrChange w:id="481" w:author="Ishaan Dey" w:date="2019-04-17T14:35:00Z">
                  <w:rPr>
                    <w:sz w:val="24"/>
                    <w:szCs w:val="24"/>
                  </w:rPr>
                </w:rPrChange>
              </w:rPr>
              <w:t>Linear model</w:t>
            </w:r>
          </w:p>
        </w:tc>
        <w:tc>
          <w:tcPr>
            <w:tcW w:w="1435" w:type="dxa"/>
            <w:shd w:val="clear" w:color="auto" w:fill="auto"/>
            <w:tcPrChange w:id="482" w:author="Ishaan Dey" w:date="2019-04-17T14:34:00Z">
              <w:tcPr>
                <w:tcW w:w="1440" w:type="dxa"/>
                <w:shd w:val="clear" w:color="auto" w:fill="auto"/>
              </w:tcPr>
            </w:tcPrChange>
          </w:tcPr>
          <w:p w:rsidR="008B246F" w:rsidRPr="002174BE" w:rsidRDefault="00033F14" w:rsidP="002F5807">
            <w:pPr>
              <w:pStyle w:val="StyleSp181pt"/>
              <w:rPr>
                <w:color w:val="auto"/>
                <w:sz w:val="24"/>
                <w:szCs w:val="24"/>
              </w:rPr>
            </w:pPr>
            <w:ins w:id="483" w:author="Ishaan Dey" w:date="2019-04-17T12:27:00Z">
              <w:r w:rsidRPr="00033F14">
                <w:rPr>
                  <w:color w:val="auto"/>
                  <w:sz w:val="24"/>
                  <w:szCs w:val="24"/>
                </w:rPr>
                <w:t>-.0073163</w:t>
              </w:r>
            </w:ins>
          </w:p>
        </w:tc>
        <w:tc>
          <w:tcPr>
            <w:tcW w:w="1560" w:type="dxa"/>
            <w:shd w:val="clear" w:color="auto" w:fill="auto"/>
            <w:tcPrChange w:id="484" w:author="Ishaan Dey" w:date="2019-04-17T14:34:00Z">
              <w:tcPr>
                <w:tcW w:w="1620" w:type="dxa"/>
                <w:shd w:val="clear" w:color="auto" w:fill="auto"/>
              </w:tcPr>
            </w:tcPrChange>
          </w:tcPr>
          <w:p w:rsidR="008B246F" w:rsidRPr="002174BE" w:rsidRDefault="00392178" w:rsidP="002F5807">
            <w:pPr>
              <w:pStyle w:val="StyleSp181pt"/>
              <w:rPr>
                <w:color w:val="auto"/>
                <w:sz w:val="24"/>
                <w:szCs w:val="24"/>
              </w:rPr>
            </w:pPr>
            <w:r w:rsidRPr="002174BE">
              <w:rPr>
                <w:color w:val="auto"/>
                <w:sz w:val="24"/>
                <w:szCs w:val="24"/>
              </w:rPr>
              <w:t xml:space="preserve"> </w:t>
            </w:r>
            <w:ins w:id="485" w:author="Ishaan Dey" w:date="2019-04-17T12:28:00Z">
              <w:r w:rsidR="00033F14" w:rsidRPr="00033F14">
                <w:rPr>
                  <w:color w:val="auto"/>
                  <w:sz w:val="24"/>
                  <w:szCs w:val="24"/>
                </w:rPr>
                <w:t>.0123618</w:t>
              </w:r>
            </w:ins>
          </w:p>
        </w:tc>
        <w:tc>
          <w:tcPr>
            <w:tcW w:w="1560" w:type="dxa"/>
            <w:shd w:val="clear" w:color="auto" w:fill="auto"/>
            <w:tcPrChange w:id="486" w:author="Ishaan Dey" w:date="2019-04-17T14:34:00Z">
              <w:tcPr>
                <w:tcW w:w="1440" w:type="dxa"/>
                <w:shd w:val="clear" w:color="auto" w:fill="auto"/>
              </w:tcPr>
            </w:tcPrChange>
          </w:tcPr>
          <w:p w:rsidR="008B246F" w:rsidRPr="002174BE" w:rsidRDefault="00033F14" w:rsidP="002F5807">
            <w:pPr>
              <w:pStyle w:val="StyleSp181pt"/>
              <w:rPr>
                <w:color w:val="auto"/>
                <w:sz w:val="24"/>
                <w:szCs w:val="24"/>
              </w:rPr>
            </w:pPr>
            <w:ins w:id="487" w:author="Ishaan Dey" w:date="2019-04-17T12:28:00Z">
              <w:r w:rsidRPr="00033F14">
                <w:rPr>
                  <w:color w:val="auto"/>
                  <w:sz w:val="24"/>
                  <w:szCs w:val="24"/>
                </w:rPr>
                <w:t>.0247808</w:t>
              </w:r>
            </w:ins>
          </w:p>
        </w:tc>
        <w:tc>
          <w:tcPr>
            <w:tcW w:w="1560" w:type="dxa"/>
            <w:shd w:val="clear" w:color="auto" w:fill="auto"/>
            <w:tcPrChange w:id="488" w:author="Ishaan Dey" w:date="2019-04-17T14:34:00Z">
              <w:tcPr>
                <w:tcW w:w="1548" w:type="dxa"/>
                <w:shd w:val="clear" w:color="auto" w:fill="auto"/>
              </w:tcPr>
            </w:tcPrChange>
          </w:tcPr>
          <w:p w:rsidR="008B246F" w:rsidRPr="002174BE" w:rsidRDefault="00392178" w:rsidP="002F5807">
            <w:pPr>
              <w:pStyle w:val="StyleSp181pt"/>
              <w:rPr>
                <w:color w:val="auto"/>
                <w:sz w:val="24"/>
                <w:szCs w:val="24"/>
              </w:rPr>
            </w:pPr>
            <w:r w:rsidRPr="002174BE">
              <w:rPr>
                <w:color w:val="auto"/>
                <w:sz w:val="24"/>
                <w:szCs w:val="24"/>
              </w:rPr>
              <w:t xml:space="preserve"> </w:t>
            </w:r>
            <w:ins w:id="489" w:author="Ishaan Dey" w:date="2019-04-17T12:28:00Z">
              <w:r w:rsidR="00033F14" w:rsidRPr="00033F14">
                <w:rPr>
                  <w:color w:val="auto"/>
                  <w:sz w:val="24"/>
                  <w:szCs w:val="24"/>
                </w:rPr>
                <w:t>-.0556068</w:t>
              </w:r>
            </w:ins>
          </w:p>
        </w:tc>
      </w:tr>
      <w:tr w:rsidR="002174BE" w:rsidRPr="002174BE" w:rsidTr="00E25043">
        <w:tc>
          <w:tcPr>
            <w:tcW w:w="2515" w:type="dxa"/>
            <w:shd w:val="clear" w:color="auto" w:fill="auto"/>
            <w:tcPrChange w:id="490" w:author="Ishaan Dey" w:date="2019-04-17T14:34:00Z">
              <w:tcPr>
                <w:tcW w:w="2808" w:type="dxa"/>
                <w:shd w:val="clear" w:color="auto" w:fill="auto"/>
              </w:tcPr>
            </w:tcPrChange>
          </w:tcPr>
          <w:p w:rsidR="00437EF6" w:rsidRPr="00E25043" w:rsidRDefault="008B246F" w:rsidP="004A7CB6">
            <w:pPr>
              <w:pStyle w:val="Sp19a"/>
              <w:rPr>
                <w:szCs w:val="24"/>
                <w:rPrChange w:id="491" w:author="Ishaan Dey" w:date="2019-04-17T14:35:00Z">
                  <w:rPr>
                    <w:sz w:val="24"/>
                    <w:szCs w:val="24"/>
                  </w:rPr>
                </w:rPrChange>
              </w:rPr>
            </w:pPr>
            <w:r w:rsidRPr="00E25043">
              <w:rPr>
                <w:szCs w:val="24"/>
                <w:rPrChange w:id="492" w:author="Ishaan Dey" w:date="2019-04-17T14:35:00Z">
                  <w:rPr>
                    <w:sz w:val="24"/>
                    <w:szCs w:val="24"/>
                  </w:rPr>
                </w:rPrChange>
              </w:rPr>
              <w:t>Logit, approximation</w:t>
            </w:r>
          </w:p>
        </w:tc>
        <w:tc>
          <w:tcPr>
            <w:tcW w:w="1435" w:type="dxa"/>
            <w:shd w:val="clear" w:color="auto" w:fill="auto"/>
            <w:tcPrChange w:id="493" w:author="Ishaan Dey" w:date="2019-04-17T14:34:00Z">
              <w:tcPr>
                <w:tcW w:w="1440" w:type="dxa"/>
                <w:shd w:val="clear" w:color="auto" w:fill="auto"/>
              </w:tcPr>
            </w:tcPrChange>
          </w:tcPr>
          <w:p w:rsidR="008B246F" w:rsidRPr="002174BE" w:rsidRDefault="00E25043" w:rsidP="002F5807">
            <w:pPr>
              <w:pStyle w:val="StyleSp181pt"/>
              <w:rPr>
                <w:color w:val="auto"/>
                <w:sz w:val="24"/>
                <w:szCs w:val="24"/>
              </w:rPr>
            </w:pPr>
            <w:ins w:id="494" w:author="Ishaan Dey" w:date="2019-04-17T14:34:00Z">
              <w:r w:rsidRPr="00E25043">
                <w:rPr>
                  <w:color w:val="auto"/>
                  <w:sz w:val="24"/>
                  <w:szCs w:val="24"/>
                </w:rPr>
                <w:t>-0.0150622</w:t>
              </w:r>
            </w:ins>
          </w:p>
        </w:tc>
        <w:tc>
          <w:tcPr>
            <w:tcW w:w="1560" w:type="dxa"/>
            <w:shd w:val="clear" w:color="auto" w:fill="auto"/>
            <w:tcPrChange w:id="495" w:author="Ishaan Dey" w:date="2019-04-17T14:34:00Z">
              <w:tcPr>
                <w:tcW w:w="1620" w:type="dxa"/>
                <w:shd w:val="clear" w:color="auto" w:fill="auto"/>
              </w:tcPr>
            </w:tcPrChange>
          </w:tcPr>
          <w:p w:rsidR="008B246F" w:rsidRPr="002174BE" w:rsidRDefault="00E25043" w:rsidP="002F5807">
            <w:pPr>
              <w:pStyle w:val="StyleSp181pt"/>
              <w:rPr>
                <w:color w:val="auto"/>
                <w:sz w:val="24"/>
                <w:szCs w:val="24"/>
              </w:rPr>
            </w:pPr>
            <w:ins w:id="496" w:author="Ishaan Dey" w:date="2019-04-17T14:34:00Z">
              <w:r w:rsidRPr="00E25043">
                <w:rPr>
                  <w:color w:val="auto"/>
                  <w:sz w:val="24"/>
                  <w:szCs w:val="24"/>
                </w:rPr>
                <w:t>0.0287369</w:t>
              </w:r>
            </w:ins>
          </w:p>
        </w:tc>
        <w:tc>
          <w:tcPr>
            <w:tcW w:w="1560" w:type="dxa"/>
            <w:shd w:val="clear" w:color="auto" w:fill="auto"/>
            <w:tcPrChange w:id="497" w:author="Ishaan Dey" w:date="2019-04-17T14:34:00Z">
              <w:tcPr>
                <w:tcW w:w="1440" w:type="dxa"/>
                <w:shd w:val="clear" w:color="auto" w:fill="auto"/>
              </w:tcPr>
            </w:tcPrChange>
          </w:tcPr>
          <w:p w:rsidR="008B246F" w:rsidRPr="002174BE" w:rsidRDefault="00E25043" w:rsidP="002F5807">
            <w:pPr>
              <w:pStyle w:val="StyleSp181pt"/>
              <w:rPr>
                <w:color w:val="auto"/>
                <w:sz w:val="24"/>
                <w:szCs w:val="24"/>
              </w:rPr>
            </w:pPr>
            <w:ins w:id="498" w:author="Ishaan Dey" w:date="2019-04-17T14:34:00Z">
              <w:r w:rsidRPr="00E25043">
                <w:rPr>
                  <w:color w:val="auto"/>
                  <w:sz w:val="24"/>
                  <w:szCs w:val="24"/>
                </w:rPr>
                <w:t>0.046626525</w:t>
              </w:r>
            </w:ins>
          </w:p>
        </w:tc>
        <w:tc>
          <w:tcPr>
            <w:tcW w:w="1560" w:type="dxa"/>
            <w:shd w:val="clear" w:color="auto" w:fill="auto"/>
            <w:tcPrChange w:id="499" w:author="Ishaan Dey" w:date="2019-04-17T14:34:00Z">
              <w:tcPr>
                <w:tcW w:w="1548" w:type="dxa"/>
                <w:shd w:val="clear" w:color="auto" w:fill="auto"/>
              </w:tcPr>
            </w:tcPrChange>
          </w:tcPr>
          <w:p w:rsidR="008B246F" w:rsidRPr="002174BE" w:rsidRDefault="00E25043" w:rsidP="002F5807">
            <w:pPr>
              <w:pStyle w:val="StyleSp181pt"/>
              <w:rPr>
                <w:color w:val="auto"/>
                <w:sz w:val="24"/>
                <w:szCs w:val="24"/>
              </w:rPr>
            </w:pPr>
            <w:ins w:id="500" w:author="Ishaan Dey" w:date="2019-04-17T14:34:00Z">
              <w:r w:rsidRPr="00E25043">
                <w:rPr>
                  <w:color w:val="auto"/>
                  <w:sz w:val="24"/>
                  <w:szCs w:val="24"/>
                </w:rPr>
                <w:t>-0.07873545</w:t>
              </w:r>
            </w:ins>
          </w:p>
        </w:tc>
      </w:tr>
      <w:tr w:rsidR="002174BE" w:rsidRPr="002174BE" w:rsidTr="00E25043">
        <w:tc>
          <w:tcPr>
            <w:tcW w:w="2515" w:type="dxa"/>
            <w:shd w:val="clear" w:color="auto" w:fill="auto"/>
            <w:tcPrChange w:id="501" w:author="Ishaan Dey" w:date="2019-04-17T14:34:00Z">
              <w:tcPr>
                <w:tcW w:w="2808" w:type="dxa"/>
                <w:shd w:val="clear" w:color="auto" w:fill="auto"/>
              </w:tcPr>
            </w:tcPrChange>
          </w:tcPr>
          <w:p w:rsidR="008B246F" w:rsidRPr="00E25043" w:rsidRDefault="008B246F" w:rsidP="004A7CB6">
            <w:pPr>
              <w:pStyle w:val="Sp19a"/>
              <w:rPr>
                <w:szCs w:val="24"/>
                <w:rPrChange w:id="502" w:author="Ishaan Dey" w:date="2019-04-17T14:35:00Z">
                  <w:rPr>
                    <w:sz w:val="24"/>
                    <w:szCs w:val="24"/>
                  </w:rPr>
                </w:rPrChange>
              </w:rPr>
            </w:pPr>
            <w:r w:rsidRPr="00E25043">
              <w:rPr>
                <w:szCs w:val="24"/>
                <w:rPrChange w:id="503" w:author="Ishaan Dey" w:date="2019-04-17T14:35:00Z">
                  <w:rPr>
                    <w:sz w:val="24"/>
                    <w:szCs w:val="24"/>
                  </w:rPr>
                </w:rPrChange>
              </w:rPr>
              <w:t>Logit, at county means</w:t>
            </w:r>
          </w:p>
        </w:tc>
        <w:tc>
          <w:tcPr>
            <w:tcW w:w="1435" w:type="dxa"/>
            <w:shd w:val="clear" w:color="auto" w:fill="auto"/>
            <w:tcPrChange w:id="504" w:author="Ishaan Dey" w:date="2019-04-17T14:34:00Z">
              <w:tcPr>
                <w:tcW w:w="1440" w:type="dxa"/>
                <w:shd w:val="clear" w:color="auto" w:fill="auto"/>
              </w:tcPr>
            </w:tcPrChange>
          </w:tcPr>
          <w:p w:rsidR="008B246F" w:rsidRPr="002174BE" w:rsidRDefault="00437EF6" w:rsidP="002F5807">
            <w:pPr>
              <w:pStyle w:val="StyleSp181pt"/>
              <w:rPr>
                <w:color w:val="auto"/>
                <w:sz w:val="24"/>
                <w:szCs w:val="24"/>
              </w:rPr>
            </w:pPr>
            <w:ins w:id="505" w:author="Ishaan Dey" w:date="2019-04-17T12:44:00Z">
              <w:r w:rsidRPr="00437EF6">
                <w:rPr>
                  <w:color w:val="auto"/>
                  <w:sz w:val="24"/>
                  <w:szCs w:val="24"/>
                </w:rPr>
                <w:t>-.0137983</w:t>
              </w:r>
            </w:ins>
          </w:p>
        </w:tc>
        <w:tc>
          <w:tcPr>
            <w:tcW w:w="1560" w:type="dxa"/>
            <w:shd w:val="clear" w:color="auto" w:fill="auto"/>
            <w:tcPrChange w:id="506" w:author="Ishaan Dey" w:date="2019-04-17T14:34:00Z">
              <w:tcPr>
                <w:tcW w:w="1620" w:type="dxa"/>
                <w:shd w:val="clear" w:color="auto" w:fill="auto"/>
              </w:tcPr>
            </w:tcPrChange>
          </w:tcPr>
          <w:p w:rsidR="008B246F" w:rsidRPr="002174BE" w:rsidRDefault="00437EF6" w:rsidP="002F5807">
            <w:pPr>
              <w:pStyle w:val="StyleSp181pt"/>
              <w:rPr>
                <w:color w:val="auto"/>
                <w:sz w:val="24"/>
                <w:szCs w:val="24"/>
              </w:rPr>
            </w:pPr>
            <w:ins w:id="507" w:author="Ishaan Dey" w:date="2019-04-17T12:44:00Z">
              <w:r w:rsidRPr="00437EF6">
                <w:rPr>
                  <w:color w:val="auto"/>
                  <w:sz w:val="24"/>
                  <w:szCs w:val="24"/>
                </w:rPr>
                <w:t>.0263255</w:t>
              </w:r>
            </w:ins>
          </w:p>
        </w:tc>
        <w:tc>
          <w:tcPr>
            <w:tcW w:w="1560" w:type="dxa"/>
            <w:shd w:val="clear" w:color="auto" w:fill="auto"/>
            <w:tcPrChange w:id="508" w:author="Ishaan Dey" w:date="2019-04-17T14:34:00Z">
              <w:tcPr>
                <w:tcW w:w="1440" w:type="dxa"/>
                <w:shd w:val="clear" w:color="auto" w:fill="auto"/>
              </w:tcPr>
            </w:tcPrChange>
          </w:tcPr>
          <w:p w:rsidR="008B246F" w:rsidRPr="002174BE" w:rsidRDefault="00437EF6" w:rsidP="002F5807">
            <w:pPr>
              <w:pStyle w:val="StyleSp181pt"/>
              <w:rPr>
                <w:color w:val="auto"/>
                <w:sz w:val="24"/>
                <w:szCs w:val="24"/>
              </w:rPr>
            </w:pPr>
            <w:ins w:id="509" w:author="Ishaan Dey" w:date="2019-04-17T12:44:00Z">
              <w:r w:rsidRPr="00437EF6">
                <w:rPr>
                  <w:color w:val="auto"/>
                  <w:sz w:val="24"/>
                  <w:szCs w:val="24"/>
                </w:rPr>
                <w:t>.042714</w:t>
              </w:r>
            </w:ins>
          </w:p>
        </w:tc>
        <w:tc>
          <w:tcPr>
            <w:tcW w:w="1560" w:type="dxa"/>
            <w:shd w:val="clear" w:color="auto" w:fill="auto"/>
            <w:tcPrChange w:id="510" w:author="Ishaan Dey" w:date="2019-04-17T14:34:00Z">
              <w:tcPr>
                <w:tcW w:w="1548" w:type="dxa"/>
                <w:shd w:val="clear" w:color="auto" w:fill="auto"/>
              </w:tcPr>
            </w:tcPrChange>
          </w:tcPr>
          <w:p w:rsidR="008B246F" w:rsidRPr="002174BE" w:rsidRDefault="00437EF6" w:rsidP="002F5807">
            <w:pPr>
              <w:pStyle w:val="StyleSp181pt"/>
              <w:rPr>
                <w:color w:val="auto"/>
                <w:sz w:val="24"/>
                <w:szCs w:val="24"/>
              </w:rPr>
            </w:pPr>
            <w:ins w:id="511" w:author="Ishaan Dey" w:date="2019-04-17T12:44:00Z">
              <w:r w:rsidRPr="00437EF6">
                <w:rPr>
                  <w:color w:val="auto"/>
                  <w:sz w:val="24"/>
                  <w:szCs w:val="24"/>
                </w:rPr>
                <w:t>-.0721285</w:t>
              </w:r>
            </w:ins>
          </w:p>
        </w:tc>
      </w:tr>
      <w:tr w:rsidR="002174BE" w:rsidRPr="002174BE" w:rsidTr="00E25043">
        <w:tc>
          <w:tcPr>
            <w:tcW w:w="2515" w:type="dxa"/>
            <w:shd w:val="clear" w:color="auto" w:fill="auto"/>
            <w:tcPrChange w:id="512" w:author="Ishaan Dey" w:date="2019-04-17T14:34:00Z">
              <w:tcPr>
                <w:tcW w:w="2808" w:type="dxa"/>
                <w:shd w:val="clear" w:color="auto" w:fill="auto"/>
              </w:tcPr>
            </w:tcPrChange>
          </w:tcPr>
          <w:p w:rsidR="008B246F" w:rsidRPr="00E25043" w:rsidRDefault="00C64055" w:rsidP="004A7CB6">
            <w:pPr>
              <w:pStyle w:val="Sp19a"/>
              <w:rPr>
                <w:szCs w:val="24"/>
                <w:rPrChange w:id="513" w:author="Ishaan Dey" w:date="2019-04-17T14:35:00Z">
                  <w:rPr>
                    <w:sz w:val="24"/>
                    <w:szCs w:val="24"/>
                  </w:rPr>
                </w:rPrChange>
              </w:rPr>
            </w:pPr>
            <w:r w:rsidRPr="00E25043">
              <w:rPr>
                <w:szCs w:val="24"/>
                <w:rPrChange w:id="514" w:author="Ishaan Dey" w:date="2019-04-17T14:35:00Z">
                  <w:rPr>
                    <w:sz w:val="24"/>
                    <w:szCs w:val="24"/>
                  </w:rPr>
                </w:rPrChange>
              </w:rPr>
              <w:t>Logit, average marginal</w:t>
            </w:r>
          </w:p>
        </w:tc>
        <w:tc>
          <w:tcPr>
            <w:tcW w:w="1435" w:type="dxa"/>
            <w:shd w:val="clear" w:color="auto" w:fill="auto"/>
            <w:tcPrChange w:id="515" w:author="Ishaan Dey" w:date="2019-04-17T14:34:00Z">
              <w:tcPr>
                <w:tcW w:w="1440" w:type="dxa"/>
                <w:shd w:val="clear" w:color="auto" w:fill="auto"/>
              </w:tcPr>
            </w:tcPrChange>
          </w:tcPr>
          <w:p w:rsidR="008B246F" w:rsidRPr="002174BE" w:rsidRDefault="00437EF6" w:rsidP="002F5807">
            <w:pPr>
              <w:pStyle w:val="StyleSp181pt"/>
              <w:rPr>
                <w:color w:val="auto"/>
                <w:sz w:val="24"/>
                <w:szCs w:val="24"/>
              </w:rPr>
            </w:pPr>
            <w:ins w:id="516" w:author="Ishaan Dey" w:date="2019-04-17T12:45:00Z">
              <w:r w:rsidRPr="00437EF6">
                <w:rPr>
                  <w:color w:val="auto"/>
                  <w:sz w:val="24"/>
                  <w:szCs w:val="24"/>
                </w:rPr>
                <w:t>-.0085423</w:t>
              </w:r>
            </w:ins>
          </w:p>
        </w:tc>
        <w:tc>
          <w:tcPr>
            <w:tcW w:w="1560" w:type="dxa"/>
            <w:shd w:val="clear" w:color="auto" w:fill="auto"/>
            <w:tcPrChange w:id="517" w:author="Ishaan Dey" w:date="2019-04-17T14:34:00Z">
              <w:tcPr>
                <w:tcW w:w="1620" w:type="dxa"/>
                <w:shd w:val="clear" w:color="auto" w:fill="auto"/>
              </w:tcPr>
            </w:tcPrChange>
          </w:tcPr>
          <w:p w:rsidR="008B246F" w:rsidRPr="002174BE" w:rsidRDefault="00437EF6" w:rsidP="002F5807">
            <w:pPr>
              <w:pStyle w:val="StyleSp181pt"/>
              <w:rPr>
                <w:color w:val="auto"/>
                <w:sz w:val="24"/>
                <w:szCs w:val="24"/>
              </w:rPr>
            </w:pPr>
            <w:ins w:id="518" w:author="Ishaan Dey" w:date="2019-04-17T12:45:00Z">
              <w:r w:rsidRPr="00437EF6">
                <w:rPr>
                  <w:color w:val="auto"/>
                  <w:sz w:val="24"/>
                  <w:szCs w:val="24"/>
                </w:rPr>
                <w:t>.0162978</w:t>
              </w:r>
            </w:ins>
          </w:p>
        </w:tc>
        <w:tc>
          <w:tcPr>
            <w:tcW w:w="1560" w:type="dxa"/>
            <w:shd w:val="clear" w:color="auto" w:fill="auto"/>
            <w:tcPrChange w:id="519" w:author="Ishaan Dey" w:date="2019-04-17T14:34:00Z">
              <w:tcPr>
                <w:tcW w:w="1440" w:type="dxa"/>
                <w:shd w:val="clear" w:color="auto" w:fill="auto"/>
              </w:tcPr>
            </w:tcPrChange>
          </w:tcPr>
          <w:p w:rsidR="008B246F" w:rsidRPr="002174BE" w:rsidRDefault="00437EF6" w:rsidP="002F5807">
            <w:pPr>
              <w:pStyle w:val="StyleSp181pt"/>
              <w:rPr>
                <w:color w:val="auto"/>
                <w:sz w:val="24"/>
                <w:szCs w:val="24"/>
              </w:rPr>
            </w:pPr>
            <w:ins w:id="520" w:author="Ishaan Dey" w:date="2019-04-17T12:45:00Z">
              <w:r w:rsidRPr="00437EF6">
                <w:rPr>
                  <w:color w:val="auto"/>
                  <w:sz w:val="24"/>
                  <w:szCs w:val="24"/>
                </w:rPr>
                <w:t>.0264437</w:t>
              </w:r>
            </w:ins>
          </w:p>
        </w:tc>
        <w:tc>
          <w:tcPr>
            <w:tcW w:w="1560" w:type="dxa"/>
            <w:shd w:val="clear" w:color="auto" w:fill="auto"/>
            <w:tcPrChange w:id="521" w:author="Ishaan Dey" w:date="2019-04-17T14:34:00Z">
              <w:tcPr>
                <w:tcW w:w="1548" w:type="dxa"/>
                <w:shd w:val="clear" w:color="auto" w:fill="auto"/>
              </w:tcPr>
            </w:tcPrChange>
          </w:tcPr>
          <w:p w:rsidR="008B246F" w:rsidRPr="002174BE" w:rsidRDefault="00437EF6" w:rsidP="002F5807">
            <w:pPr>
              <w:pStyle w:val="StyleSp181pt"/>
              <w:rPr>
                <w:color w:val="auto"/>
                <w:sz w:val="24"/>
                <w:szCs w:val="24"/>
              </w:rPr>
            </w:pPr>
            <w:ins w:id="522" w:author="Ishaan Dey" w:date="2019-04-17T12:45:00Z">
              <w:r w:rsidRPr="00437EF6">
                <w:rPr>
                  <w:color w:val="auto"/>
                  <w:sz w:val="24"/>
                  <w:szCs w:val="24"/>
                </w:rPr>
                <w:t>-.0446539</w:t>
              </w:r>
            </w:ins>
          </w:p>
        </w:tc>
      </w:tr>
      <w:tr w:rsidR="002174BE" w:rsidRPr="002174BE" w:rsidTr="00E25043">
        <w:tc>
          <w:tcPr>
            <w:tcW w:w="2515" w:type="dxa"/>
            <w:shd w:val="clear" w:color="auto" w:fill="auto"/>
            <w:tcPrChange w:id="523" w:author="Ishaan Dey" w:date="2019-04-17T14:34:00Z">
              <w:tcPr>
                <w:tcW w:w="2808" w:type="dxa"/>
                <w:shd w:val="clear" w:color="auto" w:fill="auto"/>
              </w:tcPr>
            </w:tcPrChange>
          </w:tcPr>
          <w:p w:rsidR="008B246F" w:rsidRPr="00E25043" w:rsidRDefault="00C64055" w:rsidP="004A7CB6">
            <w:pPr>
              <w:pStyle w:val="Sp19a"/>
              <w:rPr>
                <w:szCs w:val="24"/>
                <w:rPrChange w:id="524" w:author="Ishaan Dey" w:date="2019-04-17T14:35:00Z">
                  <w:rPr>
                    <w:sz w:val="24"/>
                    <w:szCs w:val="24"/>
                  </w:rPr>
                </w:rPrChange>
              </w:rPr>
            </w:pPr>
            <w:proofErr w:type="spellStart"/>
            <w:r w:rsidRPr="00E25043">
              <w:rPr>
                <w:szCs w:val="24"/>
                <w:rPrChange w:id="525" w:author="Ishaan Dey" w:date="2019-04-17T14:35:00Z">
                  <w:rPr>
                    <w:sz w:val="24"/>
                    <w:szCs w:val="24"/>
                  </w:rPr>
                </w:rPrChange>
              </w:rPr>
              <w:t>Probit</w:t>
            </w:r>
            <w:proofErr w:type="spellEnd"/>
            <w:r w:rsidRPr="00E25043">
              <w:rPr>
                <w:szCs w:val="24"/>
                <w:rPrChange w:id="526" w:author="Ishaan Dey" w:date="2019-04-17T14:35:00Z">
                  <w:rPr>
                    <w:sz w:val="24"/>
                    <w:szCs w:val="24"/>
                  </w:rPr>
                </w:rPrChange>
              </w:rPr>
              <w:t>, approximation</w:t>
            </w:r>
          </w:p>
        </w:tc>
        <w:tc>
          <w:tcPr>
            <w:tcW w:w="1435" w:type="dxa"/>
            <w:shd w:val="clear" w:color="auto" w:fill="auto"/>
            <w:tcPrChange w:id="527" w:author="Ishaan Dey" w:date="2019-04-17T14:34:00Z">
              <w:tcPr>
                <w:tcW w:w="1440" w:type="dxa"/>
                <w:shd w:val="clear" w:color="auto" w:fill="auto"/>
              </w:tcPr>
            </w:tcPrChange>
          </w:tcPr>
          <w:p w:rsidR="008B246F" w:rsidRPr="002174BE" w:rsidRDefault="00375E19" w:rsidP="002F5807">
            <w:pPr>
              <w:pStyle w:val="StyleSp181pt"/>
              <w:rPr>
                <w:color w:val="auto"/>
                <w:sz w:val="24"/>
                <w:szCs w:val="24"/>
              </w:rPr>
            </w:pPr>
            <w:ins w:id="528" w:author="Ishaan Dey" w:date="2019-04-17T14:32:00Z">
              <w:r w:rsidRPr="00375E19">
                <w:rPr>
                  <w:color w:val="auto"/>
                  <w:sz w:val="24"/>
                  <w:szCs w:val="24"/>
                </w:rPr>
                <w:t>-0.01384732</w:t>
              </w:r>
            </w:ins>
          </w:p>
        </w:tc>
        <w:tc>
          <w:tcPr>
            <w:tcW w:w="1560" w:type="dxa"/>
            <w:shd w:val="clear" w:color="auto" w:fill="auto"/>
            <w:tcPrChange w:id="529" w:author="Ishaan Dey" w:date="2019-04-17T14:34:00Z">
              <w:tcPr>
                <w:tcW w:w="1620" w:type="dxa"/>
                <w:shd w:val="clear" w:color="auto" w:fill="auto"/>
              </w:tcPr>
            </w:tcPrChange>
          </w:tcPr>
          <w:p w:rsidR="008B246F" w:rsidRPr="002174BE" w:rsidRDefault="00375E19" w:rsidP="002F5807">
            <w:pPr>
              <w:pStyle w:val="StyleSp181pt"/>
              <w:rPr>
                <w:color w:val="auto"/>
                <w:sz w:val="24"/>
                <w:szCs w:val="24"/>
              </w:rPr>
            </w:pPr>
            <w:ins w:id="530" w:author="Ishaan Dey" w:date="2019-04-17T14:32:00Z">
              <w:r w:rsidRPr="00375E19">
                <w:rPr>
                  <w:color w:val="auto"/>
                  <w:sz w:val="24"/>
                  <w:szCs w:val="24"/>
                </w:rPr>
                <w:t>0.02693336</w:t>
              </w:r>
            </w:ins>
          </w:p>
        </w:tc>
        <w:tc>
          <w:tcPr>
            <w:tcW w:w="1560" w:type="dxa"/>
            <w:shd w:val="clear" w:color="auto" w:fill="auto"/>
            <w:tcPrChange w:id="531" w:author="Ishaan Dey" w:date="2019-04-17T14:34:00Z">
              <w:tcPr>
                <w:tcW w:w="1440" w:type="dxa"/>
                <w:shd w:val="clear" w:color="auto" w:fill="auto"/>
              </w:tcPr>
            </w:tcPrChange>
          </w:tcPr>
          <w:p w:rsidR="008B246F" w:rsidRPr="002174BE" w:rsidRDefault="00375E19" w:rsidP="002F5807">
            <w:pPr>
              <w:pStyle w:val="StyleSp181pt"/>
              <w:rPr>
                <w:color w:val="auto"/>
                <w:sz w:val="24"/>
                <w:szCs w:val="24"/>
              </w:rPr>
            </w:pPr>
            <w:ins w:id="532" w:author="Ishaan Dey" w:date="2019-04-17T14:32:00Z">
              <w:r w:rsidRPr="00375E19">
                <w:rPr>
                  <w:color w:val="auto"/>
                  <w:sz w:val="24"/>
                  <w:szCs w:val="24"/>
                </w:rPr>
                <w:t>0.04143536</w:t>
              </w:r>
            </w:ins>
          </w:p>
        </w:tc>
        <w:tc>
          <w:tcPr>
            <w:tcW w:w="1560" w:type="dxa"/>
            <w:shd w:val="clear" w:color="auto" w:fill="auto"/>
            <w:tcPrChange w:id="533" w:author="Ishaan Dey" w:date="2019-04-17T14:34:00Z">
              <w:tcPr>
                <w:tcW w:w="1548" w:type="dxa"/>
                <w:shd w:val="clear" w:color="auto" w:fill="auto"/>
              </w:tcPr>
            </w:tcPrChange>
          </w:tcPr>
          <w:p w:rsidR="008B246F" w:rsidRPr="002174BE" w:rsidRDefault="00375E19" w:rsidP="002F5807">
            <w:pPr>
              <w:pStyle w:val="StyleSp181pt"/>
              <w:rPr>
                <w:color w:val="auto"/>
                <w:sz w:val="24"/>
                <w:szCs w:val="24"/>
              </w:rPr>
            </w:pPr>
            <w:ins w:id="534" w:author="Ishaan Dey" w:date="2019-04-17T14:32:00Z">
              <w:r w:rsidRPr="00375E19">
                <w:rPr>
                  <w:color w:val="auto"/>
                  <w:sz w:val="24"/>
                  <w:szCs w:val="24"/>
                </w:rPr>
                <w:t>-0.07336868</w:t>
              </w:r>
            </w:ins>
          </w:p>
        </w:tc>
      </w:tr>
      <w:tr w:rsidR="002174BE" w:rsidRPr="002174BE" w:rsidTr="00E25043">
        <w:tc>
          <w:tcPr>
            <w:tcW w:w="2515" w:type="dxa"/>
            <w:shd w:val="clear" w:color="auto" w:fill="auto"/>
            <w:tcPrChange w:id="535" w:author="Ishaan Dey" w:date="2019-04-17T14:34:00Z">
              <w:tcPr>
                <w:tcW w:w="2808" w:type="dxa"/>
                <w:shd w:val="clear" w:color="auto" w:fill="auto"/>
              </w:tcPr>
            </w:tcPrChange>
          </w:tcPr>
          <w:p w:rsidR="00C64055" w:rsidRPr="00E25043" w:rsidRDefault="00C64055" w:rsidP="004A7CB6">
            <w:pPr>
              <w:pStyle w:val="Sp19a"/>
              <w:rPr>
                <w:szCs w:val="24"/>
                <w:rPrChange w:id="536" w:author="Ishaan Dey" w:date="2019-04-17T14:35:00Z">
                  <w:rPr>
                    <w:sz w:val="24"/>
                    <w:szCs w:val="24"/>
                  </w:rPr>
                </w:rPrChange>
              </w:rPr>
            </w:pPr>
            <w:proofErr w:type="spellStart"/>
            <w:r w:rsidRPr="00E25043">
              <w:rPr>
                <w:szCs w:val="24"/>
                <w:rPrChange w:id="537" w:author="Ishaan Dey" w:date="2019-04-17T14:35:00Z">
                  <w:rPr>
                    <w:sz w:val="24"/>
                    <w:szCs w:val="24"/>
                  </w:rPr>
                </w:rPrChange>
              </w:rPr>
              <w:t>Probit</w:t>
            </w:r>
            <w:proofErr w:type="spellEnd"/>
            <w:r w:rsidRPr="00E25043">
              <w:rPr>
                <w:szCs w:val="24"/>
                <w:rPrChange w:id="538" w:author="Ishaan Dey" w:date="2019-04-17T14:35:00Z">
                  <w:rPr>
                    <w:sz w:val="24"/>
                    <w:szCs w:val="24"/>
                  </w:rPr>
                </w:rPrChange>
              </w:rPr>
              <w:t>, at county means</w:t>
            </w:r>
          </w:p>
        </w:tc>
        <w:tc>
          <w:tcPr>
            <w:tcW w:w="1435" w:type="dxa"/>
            <w:shd w:val="clear" w:color="auto" w:fill="auto"/>
            <w:tcPrChange w:id="539" w:author="Ishaan Dey" w:date="2019-04-17T14:34:00Z">
              <w:tcPr>
                <w:tcW w:w="1440" w:type="dxa"/>
                <w:shd w:val="clear" w:color="auto" w:fill="auto"/>
              </w:tcPr>
            </w:tcPrChange>
          </w:tcPr>
          <w:p w:rsidR="00C64055" w:rsidRPr="002174BE" w:rsidRDefault="00437EF6" w:rsidP="002F5807">
            <w:pPr>
              <w:pStyle w:val="StyleSp181pt"/>
              <w:rPr>
                <w:color w:val="auto"/>
                <w:sz w:val="24"/>
                <w:szCs w:val="24"/>
              </w:rPr>
            </w:pPr>
            <w:ins w:id="540" w:author="Ishaan Dey" w:date="2019-04-17T12:48:00Z">
              <w:r w:rsidRPr="00437EF6">
                <w:rPr>
                  <w:color w:val="auto"/>
                  <w:sz w:val="24"/>
                  <w:szCs w:val="24"/>
                </w:rPr>
                <w:t>-.0129183</w:t>
              </w:r>
            </w:ins>
          </w:p>
        </w:tc>
        <w:tc>
          <w:tcPr>
            <w:tcW w:w="1560" w:type="dxa"/>
            <w:shd w:val="clear" w:color="auto" w:fill="auto"/>
            <w:tcPrChange w:id="541" w:author="Ishaan Dey" w:date="2019-04-17T14:34:00Z">
              <w:tcPr>
                <w:tcW w:w="1620" w:type="dxa"/>
                <w:shd w:val="clear" w:color="auto" w:fill="auto"/>
              </w:tcPr>
            </w:tcPrChange>
          </w:tcPr>
          <w:p w:rsidR="00C64055" w:rsidRPr="002174BE" w:rsidRDefault="00437EF6" w:rsidP="002F5807">
            <w:pPr>
              <w:pStyle w:val="StyleSp181pt"/>
              <w:rPr>
                <w:color w:val="auto"/>
                <w:sz w:val="24"/>
                <w:szCs w:val="24"/>
              </w:rPr>
            </w:pPr>
            <w:ins w:id="542" w:author="Ishaan Dey" w:date="2019-04-17T12:48:00Z">
              <w:r w:rsidRPr="00437EF6">
                <w:rPr>
                  <w:color w:val="auto"/>
                  <w:sz w:val="24"/>
                  <w:szCs w:val="24"/>
                </w:rPr>
                <w:t xml:space="preserve">  .0251264</w:t>
              </w:r>
            </w:ins>
          </w:p>
        </w:tc>
        <w:tc>
          <w:tcPr>
            <w:tcW w:w="1560" w:type="dxa"/>
            <w:shd w:val="clear" w:color="auto" w:fill="auto"/>
            <w:tcPrChange w:id="543" w:author="Ishaan Dey" w:date="2019-04-17T14:34:00Z">
              <w:tcPr>
                <w:tcW w:w="1440" w:type="dxa"/>
                <w:shd w:val="clear" w:color="auto" w:fill="auto"/>
              </w:tcPr>
            </w:tcPrChange>
          </w:tcPr>
          <w:p w:rsidR="00C64055" w:rsidRPr="002174BE" w:rsidRDefault="00437EF6" w:rsidP="002F5807">
            <w:pPr>
              <w:pStyle w:val="StyleSp181pt"/>
              <w:rPr>
                <w:color w:val="auto"/>
                <w:sz w:val="24"/>
                <w:szCs w:val="24"/>
              </w:rPr>
            </w:pPr>
            <w:ins w:id="544" w:author="Ishaan Dey" w:date="2019-04-17T12:48:00Z">
              <w:r w:rsidRPr="00437EF6">
                <w:rPr>
                  <w:color w:val="auto"/>
                  <w:sz w:val="24"/>
                  <w:szCs w:val="24"/>
                </w:rPr>
                <w:t xml:space="preserve">  .0386555</w:t>
              </w:r>
            </w:ins>
          </w:p>
        </w:tc>
        <w:tc>
          <w:tcPr>
            <w:tcW w:w="1560" w:type="dxa"/>
            <w:shd w:val="clear" w:color="auto" w:fill="auto"/>
            <w:tcPrChange w:id="545" w:author="Ishaan Dey" w:date="2019-04-17T14:34:00Z">
              <w:tcPr>
                <w:tcW w:w="1548" w:type="dxa"/>
                <w:shd w:val="clear" w:color="auto" w:fill="auto"/>
              </w:tcPr>
            </w:tcPrChange>
          </w:tcPr>
          <w:p w:rsidR="00C64055" w:rsidRPr="002174BE" w:rsidRDefault="00437EF6" w:rsidP="002F5807">
            <w:pPr>
              <w:pStyle w:val="StyleSp181pt"/>
              <w:rPr>
                <w:color w:val="auto"/>
                <w:sz w:val="24"/>
                <w:szCs w:val="24"/>
              </w:rPr>
            </w:pPr>
            <w:ins w:id="546" w:author="Ishaan Dey" w:date="2019-04-17T12:48:00Z">
              <w:r w:rsidRPr="00437EF6">
                <w:rPr>
                  <w:color w:val="auto"/>
                  <w:sz w:val="24"/>
                  <w:szCs w:val="24"/>
                </w:rPr>
                <w:t>-.0684465</w:t>
              </w:r>
            </w:ins>
          </w:p>
        </w:tc>
      </w:tr>
      <w:tr w:rsidR="002174BE" w:rsidRPr="002174BE" w:rsidTr="00E25043">
        <w:tc>
          <w:tcPr>
            <w:tcW w:w="2515" w:type="dxa"/>
            <w:shd w:val="clear" w:color="auto" w:fill="auto"/>
            <w:tcPrChange w:id="547" w:author="Ishaan Dey" w:date="2019-04-17T14:34:00Z">
              <w:tcPr>
                <w:tcW w:w="2808" w:type="dxa"/>
                <w:shd w:val="clear" w:color="auto" w:fill="auto"/>
              </w:tcPr>
            </w:tcPrChange>
          </w:tcPr>
          <w:p w:rsidR="00C64055" w:rsidRPr="00E25043" w:rsidRDefault="00C64055" w:rsidP="004A7CB6">
            <w:pPr>
              <w:pStyle w:val="Sp19a"/>
              <w:rPr>
                <w:szCs w:val="24"/>
                <w:rPrChange w:id="548" w:author="Ishaan Dey" w:date="2019-04-17T14:35:00Z">
                  <w:rPr>
                    <w:sz w:val="24"/>
                    <w:szCs w:val="24"/>
                  </w:rPr>
                </w:rPrChange>
              </w:rPr>
            </w:pPr>
            <w:proofErr w:type="spellStart"/>
            <w:r w:rsidRPr="00E25043">
              <w:rPr>
                <w:szCs w:val="24"/>
                <w:rPrChange w:id="549" w:author="Ishaan Dey" w:date="2019-04-17T14:35:00Z">
                  <w:rPr>
                    <w:sz w:val="24"/>
                    <w:szCs w:val="24"/>
                  </w:rPr>
                </w:rPrChange>
              </w:rPr>
              <w:t>Probit</w:t>
            </w:r>
            <w:proofErr w:type="spellEnd"/>
            <w:r w:rsidRPr="00E25043">
              <w:rPr>
                <w:szCs w:val="24"/>
                <w:rPrChange w:id="550" w:author="Ishaan Dey" w:date="2019-04-17T14:35:00Z">
                  <w:rPr>
                    <w:sz w:val="24"/>
                    <w:szCs w:val="24"/>
                  </w:rPr>
                </w:rPrChange>
              </w:rPr>
              <w:t>, average marginal</w:t>
            </w:r>
          </w:p>
        </w:tc>
        <w:tc>
          <w:tcPr>
            <w:tcW w:w="1435" w:type="dxa"/>
            <w:shd w:val="clear" w:color="auto" w:fill="auto"/>
            <w:tcPrChange w:id="551" w:author="Ishaan Dey" w:date="2019-04-17T14:34:00Z">
              <w:tcPr>
                <w:tcW w:w="1440" w:type="dxa"/>
                <w:shd w:val="clear" w:color="auto" w:fill="auto"/>
              </w:tcPr>
            </w:tcPrChange>
          </w:tcPr>
          <w:p w:rsidR="00C64055" w:rsidRPr="002174BE" w:rsidRDefault="00437EF6" w:rsidP="002F5807">
            <w:pPr>
              <w:pStyle w:val="StyleSp181pt"/>
              <w:rPr>
                <w:color w:val="auto"/>
                <w:sz w:val="24"/>
                <w:szCs w:val="24"/>
              </w:rPr>
            </w:pPr>
            <w:ins w:id="552" w:author="Ishaan Dey" w:date="2019-04-17T12:48:00Z">
              <w:r w:rsidRPr="00437EF6">
                <w:rPr>
                  <w:color w:val="auto"/>
                  <w:sz w:val="24"/>
                  <w:szCs w:val="24"/>
                </w:rPr>
                <w:t>-.0084388</w:t>
              </w:r>
            </w:ins>
          </w:p>
        </w:tc>
        <w:tc>
          <w:tcPr>
            <w:tcW w:w="1560" w:type="dxa"/>
            <w:shd w:val="clear" w:color="auto" w:fill="auto"/>
            <w:tcPrChange w:id="553" w:author="Ishaan Dey" w:date="2019-04-17T14:34:00Z">
              <w:tcPr>
                <w:tcW w:w="1620" w:type="dxa"/>
                <w:shd w:val="clear" w:color="auto" w:fill="auto"/>
              </w:tcPr>
            </w:tcPrChange>
          </w:tcPr>
          <w:p w:rsidR="00C64055" w:rsidRPr="002174BE" w:rsidRDefault="00437EF6" w:rsidP="002F5807">
            <w:pPr>
              <w:pStyle w:val="StyleSp181pt"/>
              <w:rPr>
                <w:color w:val="auto"/>
                <w:sz w:val="24"/>
                <w:szCs w:val="24"/>
              </w:rPr>
            </w:pPr>
            <w:ins w:id="554" w:author="Ishaan Dey" w:date="2019-04-17T12:48:00Z">
              <w:r w:rsidRPr="00437EF6">
                <w:rPr>
                  <w:color w:val="auto"/>
                  <w:sz w:val="24"/>
                  <w:szCs w:val="24"/>
                </w:rPr>
                <w:t>.0164137</w:t>
              </w:r>
            </w:ins>
          </w:p>
        </w:tc>
        <w:tc>
          <w:tcPr>
            <w:tcW w:w="1560" w:type="dxa"/>
            <w:shd w:val="clear" w:color="auto" w:fill="auto"/>
            <w:tcPrChange w:id="555" w:author="Ishaan Dey" w:date="2019-04-17T14:34:00Z">
              <w:tcPr>
                <w:tcW w:w="1440" w:type="dxa"/>
                <w:shd w:val="clear" w:color="auto" w:fill="auto"/>
              </w:tcPr>
            </w:tcPrChange>
          </w:tcPr>
          <w:p w:rsidR="00C64055" w:rsidRPr="002174BE" w:rsidRDefault="00437EF6" w:rsidP="002F5807">
            <w:pPr>
              <w:pStyle w:val="StyleSp181pt"/>
              <w:rPr>
                <w:color w:val="auto"/>
                <w:sz w:val="24"/>
                <w:szCs w:val="24"/>
              </w:rPr>
            </w:pPr>
            <w:ins w:id="556" w:author="Ishaan Dey" w:date="2019-04-17T12:48:00Z">
              <w:r w:rsidRPr="00437EF6">
                <w:rPr>
                  <w:color w:val="auto"/>
                  <w:sz w:val="24"/>
                  <w:szCs w:val="24"/>
                </w:rPr>
                <w:t>.0252515</w:t>
              </w:r>
            </w:ins>
          </w:p>
        </w:tc>
        <w:tc>
          <w:tcPr>
            <w:tcW w:w="1560" w:type="dxa"/>
            <w:shd w:val="clear" w:color="auto" w:fill="auto"/>
            <w:tcPrChange w:id="557" w:author="Ishaan Dey" w:date="2019-04-17T14:34:00Z">
              <w:tcPr>
                <w:tcW w:w="1548" w:type="dxa"/>
                <w:shd w:val="clear" w:color="auto" w:fill="auto"/>
              </w:tcPr>
            </w:tcPrChange>
          </w:tcPr>
          <w:p w:rsidR="00C64055" w:rsidRPr="002174BE" w:rsidRDefault="00437EF6" w:rsidP="002F5807">
            <w:pPr>
              <w:pStyle w:val="StyleSp181pt"/>
              <w:rPr>
                <w:color w:val="auto"/>
                <w:sz w:val="24"/>
                <w:szCs w:val="24"/>
              </w:rPr>
            </w:pPr>
            <w:ins w:id="558" w:author="Ishaan Dey" w:date="2019-04-17T12:48:00Z">
              <w:r w:rsidRPr="00437EF6">
                <w:rPr>
                  <w:color w:val="auto"/>
                  <w:sz w:val="24"/>
                  <w:szCs w:val="24"/>
                </w:rPr>
                <w:t>-.0447123</w:t>
              </w:r>
            </w:ins>
          </w:p>
        </w:tc>
      </w:tr>
    </w:tbl>
    <w:p w:rsidR="0025730C" w:rsidRDefault="0025730C" w:rsidP="004A7CB6">
      <w:pPr>
        <w:pStyle w:val="Sp19a"/>
        <w:rPr>
          <w:ins w:id="559" w:author="Ishaan Dey" w:date="2019-04-17T12:27:00Z"/>
          <w:u w:val="single"/>
        </w:rPr>
      </w:pPr>
    </w:p>
    <w:p w:rsidR="00E25043" w:rsidRDefault="00E25043" w:rsidP="004A7CB6">
      <w:pPr>
        <w:pStyle w:val="Sp19a"/>
        <w:rPr>
          <w:ins w:id="560" w:author="Ishaan Dey" w:date="2019-04-17T14:35:00Z"/>
        </w:rPr>
      </w:pPr>
    </w:p>
    <w:p w:rsidR="00E25043" w:rsidRDefault="00E25043" w:rsidP="004A7CB6">
      <w:pPr>
        <w:pStyle w:val="Sp19a"/>
        <w:rPr>
          <w:ins w:id="561" w:author="Ishaan Dey" w:date="2019-04-17T14:35:00Z"/>
        </w:rPr>
      </w:pPr>
    </w:p>
    <w:p w:rsidR="00E25043" w:rsidRDefault="00E25043" w:rsidP="004A7CB6">
      <w:pPr>
        <w:pStyle w:val="Sp19a"/>
        <w:rPr>
          <w:ins w:id="562" w:author="Ishaan Dey" w:date="2019-04-17T14:35:00Z"/>
        </w:rPr>
      </w:pPr>
    </w:p>
    <w:p w:rsidR="00E25043" w:rsidRDefault="00E25043" w:rsidP="004A7CB6">
      <w:pPr>
        <w:pStyle w:val="Sp19a"/>
        <w:rPr>
          <w:ins w:id="563" w:author="Ishaan Dey" w:date="2019-04-17T14:35:00Z"/>
        </w:rPr>
      </w:pPr>
    </w:p>
    <w:p w:rsidR="00E25043" w:rsidRDefault="00E25043" w:rsidP="004A7CB6">
      <w:pPr>
        <w:pStyle w:val="Sp19a"/>
        <w:rPr>
          <w:ins w:id="564" w:author="Ishaan Dey" w:date="2019-04-17T14:35:00Z"/>
        </w:rPr>
      </w:pPr>
    </w:p>
    <w:p w:rsidR="00E25043" w:rsidRDefault="00E25043" w:rsidP="004A7CB6">
      <w:pPr>
        <w:pStyle w:val="Sp19a"/>
        <w:rPr>
          <w:ins w:id="565" w:author="Ishaan Dey" w:date="2019-04-17T14:35:00Z"/>
        </w:rPr>
      </w:pPr>
    </w:p>
    <w:p w:rsidR="00E25043" w:rsidRDefault="00E25043" w:rsidP="004A7CB6">
      <w:pPr>
        <w:pStyle w:val="Sp19a"/>
        <w:rPr>
          <w:ins w:id="566" w:author="Ishaan Dey" w:date="2019-04-17T14:35:00Z"/>
        </w:rPr>
      </w:pPr>
    </w:p>
    <w:p w:rsidR="000F61F9" w:rsidRDefault="000F61F9" w:rsidP="004A7CB6">
      <w:pPr>
        <w:pStyle w:val="Sp19a"/>
        <w:rPr>
          <w:ins w:id="567" w:author="Ishaan Dey" w:date="2019-04-17T12:27:00Z"/>
        </w:rPr>
      </w:pPr>
      <w:ins w:id="568" w:author="Ishaan Dey" w:date="2019-04-17T12:27:00Z">
        <w:r w:rsidRPr="000F61F9">
          <w:rPr>
            <w:rPrChange w:id="569" w:author="Ishaan Dey" w:date="2019-04-17T12:27:00Z">
              <w:rPr>
                <w:u w:val="single"/>
              </w:rPr>
            </w:rPrChange>
          </w:rPr>
          <w:t>Linear</w:t>
        </w:r>
        <w:r>
          <w:t xml:space="preserve"> Probability Model:</w:t>
        </w:r>
      </w:ins>
    </w:p>
    <w:p w:rsidR="000F61F9" w:rsidRPr="000F61F9" w:rsidRDefault="000F61F9" w:rsidP="004A7CB6">
      <w:pPr>
        <w:pStyle w:val="Sp19a"/>
        <w:rPr>
          <w:rPrChange w:id="570" w:author="Ishaan Dey" w:date="2019-04-17T12:27:00Z">
            <w:rPr>
              <w:u w:val="single"/>
            </w:rPr>
          </w:rPrChange>
        </w:rPr>
      </w:pPr>
      <w:ins w:id="571" w:author="Ishaan Dey" w:date="2019-04-17T12:27:00Z">
        <w:r w:rsidRPr="000F61F9">
          <w:rPr>
            <w:noProof/>
          </w:rPr>
          <w:drawing>
            <wp:inline distT="0" distB="0" distL="0" distR="0" wp14:anchorId="37CD18A3" wp14:editId="5624F1BB">
              <wp:extent cx="5486400" cy="27863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2786380"/>
                      </a:xfrm>
                      <a:prstGeom prst="rect">
                        <a:avLst/>
                      </a:prstGeom>
                    </pic:spPr>
                  </pic:pic>
                </a:graphicData>
              </a:graphic>
            </wp:inline>
          </w:drawing>
        </w:r>
      </w:ins>
    </w:p>
    <w:p w:rsidR="00033F14" w:rsidRDefault="00033F14" w:rsidP="00033F14">
      <w:pPr>
        <w:rPr>
          <w:ins w:id="572" w:author="Ishaan Dey" w:date="2019-04-17T12:28:00Z"/>
          <w:rFonts w:ascii="Lori" w:hAnsi="Lori" w:cs="Courier New"/>
          <w:sz w:val="22"/>
          <w:szCs w:val="16"/>
          <w:u w:val="single"/>
        </w:rPr>
      </w:pPr>
    </w:p>
    <w:p w:rsidR="00033F14" w:rsidRPr="009B68C6" w:rsidRDefault="00033F14" w:rsidP="00033F14">
      <w:pPr>
        <w:rPr>
          <w:ins w:id="573" w:author="Ishaan Dey" w:date="2019-04-17T12:28:00Z"/>
          <w:rFonts w:ascii="Lori" w:hAnsi="Lori" w:cs="Courier New"/>
          <w:sz w:val="22"/>
          <w:szCs w:val="16"/>
          <w:rPrChange w:id="574" w:author="Ishaan Dey" w:date="2019-04-17T14:26:00Z">
            <w:rPr>
              <w:ins w:id="575" w:author="Ishaan Dey" w:date="2019-04-17T12:28:00Z"/>
            </w:rPr>
          </w:rPrChange>
        </w:rPr>
      </w:pPr>
      <w:ins w:id="576" w:author="Ishaan Dey" w:date="2019-04-17T12:28:00Z">
        <w:r w:rsidRPr="00C33170">
          <w:rPr>
            <w:rFonts w:ascii="Lori" w:hAnsi="Lori" w:cs="Courier New"/>
            <w:sz w:val="22"/>
            <w:szCs w:val="16"/>
            <w:rPrChange w:id="577" w:author="Ishaan Dey" w:date="2019-04-17T12:39:00Z">
              <w:rPr>
                <w:rFonts w:ascii="Lori" w:hAnsi="Lori" w:cs="Courier New"/>
                <w:sz w:val="22"/>
                <w:szCs w:val="16"/>
                <w:u w:val="single"/>
              </w:rPr>
            </w:rPrChange>
          </w:rPr>
          <w:t>Logit Models</w:t>
        </w:r>
      </w:ins>
      <w:ins w:id="578" w:author="Ishaan Dey" w:date="2019-04-17T12:43:00Z">
        <w:r w:rsidR="00437EF6">
          <w:rPr>
            <w:rFonts w:ascii="Lori" w:hAnsi="Lori" w:cs="Courier New"/>
            <w:sz w:val="22"/>
            <w:szCs w:val="16"/>
          </w:rPr>
          <w:t xml:space="preserve"> (County Means</w:t>
        </w:r>
      </w:ins>
      <w:ins w:id="579" w:author="Ishaan Dey" w:date="2019-04-17T12:44:00Z">
        <w:r w:rsidR="00437EF6">
          <w:rPr>
            <w:rFonts w:ascii="Lori" w:hAnsi="Lori" w:cs="Courier New"/>
            <w:sz w:val="22"/>
            <w:szCs w:val="16"/>
          </w:rPr>
          <w:t xml:space="preserve">, </w:t>
        </w:r>
      </w:ins>
      <w:ins w:id="580" w:author="Ishaan Dey" w:date="2019-04-17T12:43:00Z">
        <w:r w:rsidR="00437EF6">
          <w:rPr>
            <w:rFonts w:ascii="Lori" w:hAnsi="Lori" w:cs="Courier New"/>
            <w:sz w:val="22"/>
            <w:szCs w:val="16"/>
          </w:rPr>
          <w:t>Average marginal)</w:t>
        </w:r>
      </w:ins>
    </w:p>
    <w:p w:rsidR="00437EF6" w:rsidRDefault="00437EF6" w:rsidP="00033F14">
      <w:pPr>
        <w:rPr>
          <w:ins w:id="581" w:author="Ishaan Dey" w:date="2019-04-17T12:43:00Z"/>
          <w:u w:val="single"/>
        </w:rPr>
      </w:pPr>
      <w:ins w:id="582" w:author="Ishaan Dey" w:date="2019-04-17T12:43:00Z">
        <w:r w:rsidRPr="00437EF6">
          <w:rPr>
            <w:noProof/>
            <w:u w:val="single"/>
          </w:rPr>
          <w:drawing>
            <wp:inline distT="0" distB="0" distL="0" distR="0" wp14:anchorId="50E324CA" wp14:editId="335B37DE">
              <wp:extent cx="5486400" cy="27863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786380"/>
                      </a:xfrm>
                      <a:prstGeom prst="rect">
                        <a:avLst/>
                      </a:prstGeom>
                    </pic:spPr>
                  </pic:pic>
                </a:graphicData>
              </a:graphic>
            </wp:inline>
          </w:drawing>
        </w:r>
      </w:ins>
    </w:p>
    <w:p w:rsidR="00437EF6" w:rsidRDefault="00437EF6" w:rsidP="00033F14">
      <w:pPr>
        <w:rPr>
          <w:ins w:id="583" w:author="Ishaan Dey" w:date="2019-04-17T12:44:00Z"/>
          <w:u w:val="single"/>
        </w:rPr>
      </w:pPr>
      <w:ins w:id="584" w:author="Ishaan Dey" w:date="2019-04-17T12:44:00Z">
        <w:r w:rsidRPr="00437EF6">
          <w:rPr>
            <w:noProof/>
            <w:u w:val="single"/>
          </w:rPr>
          <w:lastRenderedPageBreak/>
          <w:drawing>
            <wp:inline distT="0" distB="0" distL="0" distR="0" wp14:anchorId="474FF914" wp14:editId="2760050F">
              <wp:extent cx="5486400" cy="21532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153285"/>
                      </a:xfrm>
                      <a:prstGeom prst="rect">
                        <a:avLst/>
                      </a:prstGeom>
                    </pic:spPr>
                  </pic:pic>
                </a:graphicData>
              </a:graphic>
            </wp:inline>
          </w:drawing>
        </w:r>
      </w:ins>
    </w:p>
    <w:p w:rsidR="00E25043" w:rsidRDefault="00E25043" w:rsidP="00033F14">
      <w:pPr>
        <w:rPr>
          <w:ins w:id="585" w:author="Ishaan Dey" w:date="2019-04-17T14:35:00Z"/>
        </w:rPr>
      </w:pPr>
    </w:p>
    <w:p w:rsidR="00437EF6" w:rsidRPr="0087233E" w:rsidRDefault="00437EF6" w:rsidP="00033F14">
      <w:pPr>
        <w:rPr>
          <w:ins w:id="586" w:author="Ishaan Dey" w:date="2019-04-17T12:47:00Z"/>
          <w:sz w:val="22"/>
          <w:rPrChange w:id="587" w:author="Ishaan Dey" w:date="2019-04-17T14:46:00Z">
            <w:rPr>
              <w:ins w:id="588" w:author="Ishaan Dey" w:date="2019-04-17T12:47:00Z"/>
            </w:rPr>
          </w:rPrChange>
        </w:rPr>
      </w:pPr>
      <w:proofErr w:type="spellStart"/>
      <w:ins w:id="589" w:author="Ishaan Dey" w:date="2019-04-17T12:47:00Z">
        <w:r w:rsidRPr="0087233E">
          <w:rPr>
            <w:sz w:val="22"/>
            <w:rPrChange w:id="590" w:author="Ishaan Dey" w:date="2019-04-17T14:46:00Z">
              <w:rPr>
                <w:u w:val="single"/>
              </w:rPr>
            </w:rPrChange>
          </w:rPr>
          <w:t>Probit</w:t>
        </w:r>
        <w:proofErr w:type="spellEnd"/>
        <w:r w:rsidRPr="0087233E">
          <w:rPr>
            <w:sz w:val="22"/>
            <w:rPrChange w:id="591" w:author="Ishaan Dey" w:date="2019-04-17T14:46:00Z">
              <w:rPr>
                <w:u w:val="single"/>
              </w:rPr>
            </w:rPrChange>
          </w:rPr>
          <w:t xml:space="preserve"> Model</w:t>
        </w:r>
        <w:r w:rsidRPr="0087233E">
          <w:rPr>
            <w:sz w:val="22"/>
            <w:rPrChange w:id="592" w:author="Ishaan Dey" w:date="2019-04-17T14:46:00Z">
              <w:rPr/>
            </w:rPrChange>
          </w:rPr>
          <w:t>s (County mean, Average marginal)</w:t>
        </w:r>
      </w:ins>
    </w:p>
    <w:p w:rsidR="00437EF6" w:rsidRDefault="00437EF6" w:rsidP="00033F14">
      <w:pPr>
        <w:rPr>
          <w:ins w:id="593" w:author="Ishaan Dey" w:date="2019-04-17T12:47:00Z"/>
        </w:rPr>
      </w:pPr>
      <w:ins w:id="594" w:author="Ishaan Dey" w:date="2019-04-17T12:47:00Z">
        <w:r w:rsidRPr="00437EF6">
          <w:rPr>
            <w:noProof/>
          </w:rPr>
          <w:drawing>
            <wp:inline distT="0" distB="0" distL="0" distR="0" wp14:anchorId="6BC635A6" wp14:editId="2AC81C4E">
              <wp:extent cx="5486400" cy="26600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660015"/>
                      </a:xfrm>
                      <a:prstGeom prst="rect">
                        <a:avLst/>
                      </a:prstGeom>
                    </pic:spPr>
                  </pic:pic>
                </a:graphicData>
              </a:graphic>
            </wp:inline>
          </w:drawing>
        </w:r>
      </w:ins>
    </w:p>
    <w:p w:rsidR="00437EF6" w:rsidRPr="00437EF6" w:rsidRDefault="00437EF6" w:rsidP="00033F14">
      <w:pPr>
        <w:rPr>
          <w:ins w:id="595" w:author="Ishaan Dey" w:date="2019-04-17T12:43:00Z"/>
          <w:rPrChange w:id="596" w:author="Ishaan Dey" w:date="2019-04-17T12:47:00Z">
            <w:rPr>
              <w:ins w:id="597" w:author="Ishaan Dey" w:date="2019-04-17T12:43:00Z"/>
              <w:u w:val="single"/>
            </w:rPr>
          </w:rPrChange>
        </w:rPr>
      </w:pPr>
      <w:ins w:id="598" w:author="Ishaan Dey" w:date="2019-04-17T12:47:00Z">
        <w:r w:rsidRPr="00437EF6">
          <w:rPr>
            <w:noProof/>
          </w:rPr>
          <w:drawing>
            <wp:inline distT="0" distB="0" distL="0" distR="0" wp14:anchorId="61F4FA7A" wp14:editId="329679E1">
              <wp:extent cx="5486400" cy="22796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2279650"/>
                      </a:xfrm>
                      <a:prstGeom prst="rect">
                        <a:avLst/>
                      </a:prstGeom>
                    </pic:spPr>
                  </pic:pic>
                </a:graphicData>
              </a:graphic>
            </wp:inline>
          </w:drawing>
        </w:r>
      </w:ins>
    </w:p>
    <w:p w:rsidR="000F61F9" w:rsidRDefault="000F61F9">
      <w:pPr>
        <w:rPr>
          <w:ins w:id="599" w:author="Ishaan Dey" w:date="2019-04-17T12:27:00Z"/>
          <w:rFonts w:ascii="Lori" w:hAnsi="Lori" w:cs="Courier New"/>
          <w:sz w:val="22"/>
          <w:szCs w:val="16"/>
          <w:u w:val="single"/>
        </w:rPr>
      </w:pPr>
      <w:ins w:id="600" w:author="Ishaan Dey" w:date="2019-04-17T12:27:00Z">
        <w:r>
          <w:rPr>
            <w:u w:val="single"/>
          </w:rPr>
          <w:br w:type="page"/>
        </w:r>
      </w:ins>
    </w:p>
    <w:p w:rsidR="00D239C0" w:rsidRPr="009F05AA" w:rsidDel="006E0F7B" w:rsidRDefault="001101EA" w:rsidP="004A7CB6">
      <w:pPr>
        <w:pStyle w:val="Sp19a"/>
        <w:rPr>
          <w:del w:id="601" w:author="Ishaan Dey" w:date="2019-04-15T14:27:00Z"/>
        </w:rPr>
      </w:pPr>
      <w:r w:rsidRPr="009F05AA">
        <w:rPr>
          <w:u w:val="single"/>
        </w:rPr>
        <w:lastRenderedPageBreak/>
        <w:t>Step XIV</w:t>
      </w:r>
      <w:r w:rsidRPr="009F05AA">
        <w:t>.</w:t>
      </w:r>
    </w:p>
    <w:p w:rsidR="001101EA" w:rsidRPr="009F05AA" w:rsidRDefault="001101EA" w:rsidP="004A7CB6">
      <w:pPr>
        <w:pStyle w:val="Sp19a"/>
      </w:pPr>
    </w:p>
    <w:p w:rsidR="001101EA" w:rsidRPr="006E0F7B" w:rsidRDefault="00CD2A95" w:rsidP="004A7CB6">
      <w:pPr>
        <w:pStyle w:val="Sp19a"/>
        <w:rPr>
          <w:b/>
          <w:rPrChange w:id="602" w:author="Ishaan Dey" w:date="2019-04-15T14:27:00Z">
            <w:rPr/>
          </w:rPrChange>
        </w:rPr>
      </w:pPr>
      <w:r w:rsidRPr="006E0F7B">
        <w:rPr>
          <w:b/>
          <w:rPrChange w:id="603" w:author="Ishaan Dey" w:date="2019-04-15T14:27:00Z">
            <w:rPr/>
          </w:rPrChange>
        </w:rPr>
        <w:t>(</w:t>
      </w:r>
      <w:r w:rsidR="00CB1610" w:rsidRPr="006E0F7B">
        <w:rPr>
          <w:b/>
          <w:rPrChange w:id="604" w:author="Ishaan Dey" w:date="2019-04-15T14:27:00Z">
            <w:rPr/>
          </w:rPrChange>
        </w:rPr>
        <w:t>5</w:t>
      </w:r>
      <w:r w:rsidRPr="006E0F7B">
        <w:rPr>
          <w:b/>
          <w:rPrChange w:id="605" w:author="Ishaan Dey" w:date="2019-04-15T14:27:00Z">
            <w:rPr/>
          </w:rPrChange>
        </w:rPr>
        <w:t xml:space="preserve"> points) </w:t>
      </w:r>
      <w:r w:rsidR="001101EA" w:rsidRPr="006E0F7B">
        <w:rPr>
          <w:b/>
          <w:rPrChange w:id="606" w:author="Ishaan Dey" w:date="2019-04-15T14:27:00Z">
            <w:rPr/>
          </w:rPrChange>
        </w:rPr>
        <w:t xml:space="preserve">Use the logit model fit in step VI to estimate the probability that a county with the following characteristics will be </w:t>
      </w:r>
      <w:r w:rsidR="00A64401" w:rsidRPr="006E0F7B">
        <w:rPr>
          <w:b/>
          <w:rPrChange w:id="607" w:author="Ishaan Dey" w:date="2019-04-15T14:27:00Z">
            <w:rPr/>
          </w:rPrChange>
        </w:rPr>
        <w:t>Wet</w:t>
      </w:r>
      <w:r w:rsidR="001101EA" w:rsidRPr="006E0F7B">
        <w:rPr>
          <w:b/>
          <w:rPrChange w:id="608" w:author="Ishaan Dey" w:date="2019-04-15T14:27:00Z">
            <w:rPr/>
          </w:rPrChange>
        </w:rPr>
        <w:t>:</w:t>
      </w:r>
    </w:p>
    <w:p w:rsidR="001101EA" w:rsidRPr="009F05AA" w:rsidRDefault="0033392A" w:rsidP="004A7CB6">
      <w:pPr>
        <w:pStyle w:val="Sp19a"/>
      </w:pPr>
      <w:proofErr w:type="spellStart"/>
      <w:r>
        <w:t>B</w:t>
      </w:r>
      <w:r w:rsidR="001101EA" w:rsidRPr="009F05AA">
        <w:t>aptist</w:t>
      </w:r>
      <w:r w:rsidR="001101EA" w:rsidRPr="009F05AA">
        <w:rPr>
          <w:vertAlign w:val="subscript"/>
        </w:rPr>
        <w:t>i</w:t>
      </w:r>
      <w:proofErr w:type="spellEnd"/>
      <w:r w:rsidR="001101EA" w:rsidRPr="009F05AA">
        <w:rPr>
          <w:vertAlign w:val="subscript"/>
        </w:rPr>
        <w:t xml:space="preserve"> </w:t>
      </w:r>
      <w:r w:rsidR="001101EA" w:rsidRPr="009F05AA">
        <w:t xml:space="preserve">= </w:t>
      </w:r>
      <w:r w:rsidR="004E0A5D">
        <w:t>15</w:t>
      </w:r>
    </w:p>
    <w:p w:rsidR="001101EA" w:rsidRPr="009F05AA" w:rsidRDefault="0033392A" w:rsidP="004A7CB6">
      <w:pPr>
        <w:pStyle w:val="Sp19a"/>
      </w:pPr>
      <w:r>
        <w:t>C</w:t>
      </w:r>
      <w:r w:rsidR="001101EA" w:rsidRPr="009F05AA">
        <w:t>atholic</w:t>
      </w:r>
      <w:r w:rsidR="001101EA" w:rsidRPr="009F05AA">
        <w:rPr>
          <w:vertAlign w:val="subscript"/>
        </w:rPr>
        <w:t>i</w:t>
      </w:r>
      <w:r w:rsidR="001D2FF5">
        <w:t xml:space="preserve"> = 4</w:t>
      </w:r>
    </w:p>
    <w:p w:rsidR="001101EA" w:rsidRPr="009F05AA" w:rsidRDefault="00CF20FA" w:rsidP="004A7CB6">
      <w:pPr>
        <w:pStyle w:val="Sp19a"/>
      </w:pPr>
      <w:proofErr w:type="spellStart"/>
      <w:r>
        <w:t>P</w:t>
      </w:r>
      <w:r w:rsidR="00EE3A90">
        <w:t>er</w:t>
      </w:r>
      <w:r>
        <w:t>c</w:t>
      </w:r>
      <w:r w:rsidR="00EE3A90">
        <w:t>en</w:t>
      </w:r>
      <w:r>
        <w:t>t_nonwhite</w:t>
      </w:r>
      <w:r w:rsidR="001101EA" w:rsidRPr="009F05AA">
        <w:rPr>
          <w:vertAlign w:val="subscript"/>
        </w:rPr>
        <w:t>i</w:t>
      </w:r>
      <w:proofErr w:type="spellEnd"/>
      <w:r w:rsidR="001D2FF5">
        <w:t xml:space="preserve"> = 5</w:t>
      </w:r>
    </w:p>
    <w:p w:rsidR="001101EA" w:rsidRPr="009F05AA" w:rsidRDefault="001101EA" w:rsidP="004A7CB6">
      <w:pPr>
        <w:pStyle w:val="Sp19a"/>
      </w:pPr>
      <w:proofErr w:type="spellStart"/>
      <w:r w:rsidRPr="009F05AA">
        <w:t>RUC_code</w:t>
      </w:r>
      <w:r w:rsidRPr="009F05AA">
        <w:rPr>
          <w:vertAlign w:val="subscript"/>
        </w:rPr>
        <w:t>i</w:t>
      </w:r>
      <w:proofErr w:type="spellEnd"/>
      <w:r w:rsidR="00E871A4">
        <w:t xml:space="preserve"> =</w:t>
      </w:r>
      <w:r w:rsidR="001D2FF5">
        <w:t>4</w:t>
      </w:r>
    </w:p>
    <w:p w:rsidR="001101EA" w:rsidRPr="003A6974" w:rsidRDefault="001101EA" w:rsidP="004A7CB6">
      <w:pPr>
        <w:pStyle w:val="Sp19a"/>
        <w:rPr>
          <w:b/>
          <w:rPrChange w:id="609" w:author="Ishaan Dey" w:date="2019-04-17T12:10:00Z">
            <w:rPr/>
          </w:rPrChange>
        </w:rPr>
      </w:pPr>
      <w:r w:rsidRPr="003A6974">
        <w:rPr>
          <w:b/>
          <w:rPrChange w:id="610" w:author="Ishaan Dey" w:date="2019-04-17T12:10:00Z">
            <w:rPr/>
          </w:rPrChange>
        </w:rPr>
        <w:t>Include the output in your report.</w:t>
      </w:r>
      <w:r w:rsidR="00A5317B" w:rsidRPr="003A6974">
        <w:rPr>
          <w:b/>
          <w:rPrChange w:id="611" w:author="Ishaan Dey" w:date="2019-04-17T12:10:00Z">
            <w:rPr/>
          </w:rPrChange>
        </w:rPr>
        <w:t xml:space="preserve">   </w:t>
      </w:r>
      <w:r w:rsidR="00A5317B" w:rsidRPr="003A6974">
        <w:rPr>
          <w:b/>
          <w:color w:val="FFFFFF" w:themeColor="background1"/>
          <w:sz w:val="2"/>
          <w:szCs w:val="2"/>
          <w:rPrChange w:id="612" w:author="Ishaan Dey" w:date="2019-04-17T12:10:00Z">
            <w:rPr>
              <w:color w:val="FFFFFF" w:themeColor="background1"/>
              <w:sz w:val="2"/>
              <w:szCs w:val="2"/>
            </w:rPr>
          </w:rPrChange>
        </w:rPr>
        <w:t>Sp9a</w:t>
      </w:r>
    </w:p>
    <w:p w:rsidR="00452F26" w:rsidRPr="009F05AA" w:rsidRDefault="00392178" w:rsidP="002F5807">
      <w:pPr>
        <w:pStyle w:val="StyleSp181pt"/>
      </w:pPr>
      <w:r>
        <w:t xml:space="preserve"> </w:t>
      </w:r>
    </w:p>
    <w:p w:rsidR="003A6974" w:rsidRDefault="003A6974" w:rsidP="006E0F7B">
      <w:pPr>
        <w:pStyle w:val="Sp19a"/>
        <w:rPr>
          <w:ins w:id="613" w:author="Ishaan Dey" w:date="2019-04-17T12:05:00Z"/>
        </w:rPr>
      </w:pPr>
    </w:p>
    <w:p w:rsidR="003A6974" w:rsidRDefault="003A6974" w:rsidP="006E0F7B">
      <w:pPr>
        <w:pStyle w:val="Sp19a"/>
        <w:rPr>
          <w:ins w:id="614" w:author="Ishaan Dey" w:date="2019-04-17T12:10:00Z"/>
        </w:rPr>
      </w:pPr>
      <w:ins w:id="615" w:author="Ishaan Dey" w:date="2019-04-17T12:10:00Z">
        <w:r w:rsidRPr="003A6974">
          <w:rPr>
            <w:noProof/>
          </w:rPr>
          <w:drawing>
            <wp:inline distT="0" distB="0" distL="0" distR="0" wp14:anchorId="4925AE22" wp14:editId="39204950">
              <wp:extent cx="5486400" cy="20262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026285"/>
                      </a:xfrm>
                      <a:prstGeom prst="rect">
                        <a:avLst/>
                      </a:prstGeom>
                    </pic:spPr>
                  </pic:pic>
                </a:graphicData>
              </a:graphic>
            </wp:inline>
          </w:drawing>
        </w:r>
      </w:ins>
    </w:p>
    <w:p w:rsidR="003A6974" w:rsidRDefault="003A6974" w:rsidP="006E0F7B">
      <w:pPr>
        <w:pStyle w:val="Sp19a"/>
        <w:rPr>
          <w:ins w:id="616" w:author="Ishaan Dey" w:date="2019-04-17T12:10:00Z"/>
        </w:rPr>
      </w:pPr>
      <w:ins w:id="617" w:author="Ishaan Dey" w:date="2019-04-17T12:10:00Z">
        <w:r>
          <w:t xml:space="preserve">OR </w:t>
        </w:r>
      </w:ins>
    </w:p>
    <w:p w:rsidR="003A6974" w:rsidRPr="003A6974" w:rsidRDefault="003A6974" w:rsidP="006E0F7B">
      <w:pPr>
        <w:pStyle w:val="Sp19a"/>
        <w:rPr>
          <w:rPrChange w:id="618" w:author="Ishaan Dey" w:date="2019-04-17T12:05:00Z">
            <w:rPr>
              <w:u w:val="single"/>
            </w:rPr>
          </w:rPrChange>
        </w:rPr>
      </w:pPr>
      <w:ins w:id="619" w:author="Ishaan Dey" w:date="2019-04-17T12:11:00Z">
        <w:r w:rsidRPr="003A6974">
          <w:rPr>
            <w:noProof/>
          </w:rPr>
          <w:drawing>
            <wp:inline distT="0" distB="0" distL="0" distR="0" wp14:anchorId="7AE0205A" wp14:editId="4DEED621">
              <wp:extent cx="5486400" cy="21532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2153285"/>
                      </a:xfrm>
                      <a:prstGeom prst="rect">
                        <a:avLst/>
                      </a:prstGeom>
                    </pic:spPr>
                  </pic:pic>
                </a:graphicData>
              </a:graphic>
            </wp:inline>
          </w:drawing>
        </w:r>
      </w:ins>
    </w:p>
    <w:p w:rsidR="00452F26" w:rsidRPr="009F05AA" w:rsidDel="009B68C6" w:rsidRDefault="00392178" w:rsidP="002F5807">
      <w:pPr>
        <w:pStyle w:val="StyleSp181pt"/>
        <w:rPr>
          <w:del w:id="620" w:author="Ishaan Dey" w:date="2019-04-17T14:26:00Z"/>
        </w:rPr>
      </w:pPr>
      <w:r>
        <w:t xml:space="preserve"> </w:t>
      </w:r>
    </w:p>
    <w:p w:rsidR="003A6974" w:rsidRDefault="003A6974">
      <w:pPr>
        <w:pStyle w:val="StyleSp181pt"/>
        <w:rPr>
          <w:ins w:id="621" w:author="Ishaan Dey" w:date="2019-04-17T12:12:00Z"/>
        </w:rPr>
        <w:pPrChange w:id="622" w:author="Ishaan Dey" w:date="2019-04-17T14:26:00Z">
          <w:pPr>
            <w:pStyle w:val="Sp19a"/>
          </w:pPr>
        </w:pPrChange>
      </w:pPr>
    </w:p>
    <w:p w:rsidR="003A6974" w:rsidRPr="003A6974" w:rsidRDefault="003A6974" w:rsidP="003A6974">
      <w:pPr>
        <w:pStyle w:val="Sp19a"/>
        <w:rPr>
          <w:ins w:id="623" w:author="Ishaan Dey" w:date="2019-04-17T12:11:00Z"/>
        </w:rPr>
      </w:pPr>
      <w:ins w:id="624" w:author="Ishaan Dey" w:date="2019-04-17T12:11:00Z">
        <w:r w:rsidRPr="003A6974">
          <w:rPr>
            <w:rPrChange w:id="625" w:author="Ishaan Dey" w:date="2019-04-17T12:11:00Z">
              <w:rPr>
                <w:u w:val="single"/>
              </w:rPr>
            </w:rPrChange>
          </w:rPr>
          <w:t xml:space="preserve">Probability of Wet = </w:t>
        </w:r>
        <w:r w:rsidRPr="003A6974">
          <w:t>.7492686</w:t>
        </w:r>
      </w:ins>
    </w:p>
    <w:p w:rsidR="003A6974" w:rsidRDefault="003A6974" w:rsidP="004A7CB6">
      <w:pPr>
        <w:pStyle w:val="Sp19a"/>
        <w:rPr>
          <w:ins w:id="626" w:author="Ishaan Dey" w:date="2019-04-17T12:09:00Z"/>
          <w:u w:val="single"/>
        </w:rPr>
      </w:pPr>
    </w:p>
    <w:p w:rsidR="003A6974" w:rsidRDefault="003A6974" w:rsidP="004A7CB6">
      <w:pPr>
        <w:pStyle w:val="Sp19a"/>
        <w:rPr>
          <w:ins w:id="627" w:author="Ishaan Dey" w:date="2019-04-17T12:05:00Z"/>
          <w:u w:val="single"/>
        </w:rPr>
      </w:pPr>
    </w:p>
    <w:p w:rsidR="003A6974" w:rsidRDefault="003A6974" w:rsidP="004A7CB6">
      <w:pPr>
        <w:pStyle w:val="Sp19a"/>
        <w:rPr>
          <w:ins w:id="628" w:author="Ishaan Dey" w:date="2019-04-17T12:05:00Z"/>
          <w:u w:val="single"/>
        </w:rPr>
      </w:pPr>
    </w:p>
    <w:p w:rsidR="003A6974" w:rsidRDefault="003A6974">
      <w:pPr>
        <w:rPr>
          <w:ins w:id="629" w:author="Ishaan Dey" w:date="2019-04-17T12:13:00Z"/>
          <w:rFonts w:ascii="Lori" w:hAnsi="Lori" w:cs="Courier New"/>
          <w:sz w:val="22"/>
          <w:szCs w:val="16"/>
          <w:u w:val="single"/>
        </w:rPr>
      </w:pPr>
      <w:ins w:id="630" w:author="Ishaan Dey" w:date="2019-04-17T12:13:00Z">
        <w:r>
          <w:rPr>
            <w:u w:val="single"/>
          </w:rPr>
          <w:br w:type="page"/>
        </w:r>
      </w:ins>
    </w:p>
    <w:p w:rsidR="001101EA" w:rsidRPr="009F05AA" w:rsidDel="004A18CD" w:rsidRDefault="007A2BDA" w:rsidP="004A7CB6">
      <w:pPr>
        <w:pStyle w:val="Sp19a"/>
        <w:rPr>
          <w:del w:id="631" w:author="Ishaan Dey" w:date="2019-04-15T14:21:00Z"/>
        </w:rPr>
      </w:pPr>
      <w:r w:rsidRPr="009F05AA">
        <w:rPr>
          <w:u w:val="single"/>
        </w:rPr>
        <w:lastRenderedPageBreak/>
        <w:t>Step XV</w:t>
      </w:r>
      <w:r w:rsidRPr="009F05AA">
        <w:t>.</w:t>
      </w:r>
    </w:p>
    <w:p w:rsidR="007A2BDA" w:rsidRPr="009F05AA" w:rsidRDefault="007A2BDA" w:rsidP="004A7CB6">
      <w:pPr>
        <w:pStyle w:val="Sp19a"/>
      </w:pPr>
    </w:p>
    <w:p w:rsidR="007A2BDA" w:rsidRPr="006E0F7B" w:rsidRDefault="00CD2A95" w:rsidP="004A7CB6">
      <w:pPr>
        <w:pStyle w:val="Sp19a"/>
        <w:rPr>
          <w:b/>
          <w:rPrChange w:id="632" w:author="Ishaan Dey" w:date="2019-04-15T14:27:00Z">
            <w:rPr/>
          </w:rPrChange>
        </w:rPr>
      </w:pPr>
      <w:r w:rsidRPr="006E0F7B">
        <w:rPr>
          <w:b/>
          <w:rPrChange w:id="633" w:author="Ishaan Dey" w:date="2019-04-15T14:27:00Z">
            <w:rPr/>
          </w:rPrChange>
        </w:rPr>
        <w:t>(</w:t>
      </w:r>
      <w:r w:rsidR="00CB1610" w:rsidRPr="006E0F7B">
        <w:rPr>
          <w:b/>
          <w:rPrChange w:id="634" w:author="Ishaan Dey" w:date="2019-04-15T14:27:00Z">
            <w:rPr/>
          </w:rPrChange>
        </w:rPr>
        <w:t>5</w:t>
      </w:r>
      <w:r w:rsidRPr="006E0F7B">
        <w:rPr>
          <w:b/>
          <w:rPrChange w:id="635" w:author="Ishaan Dey" w:date="2019-04-15T14:27:00Z">
            <w:rPr/>
          </w:rPrChange>
        </w:rPr>
        <w:t xml:space="preserve"> points) </w:t>
      </w:r>
      <w:r w:rsidR="007A2BDA" w:rsidRPr="006E0F7B">
        <w:rPr>
          <w:b/>
          <w:rPrChange w:id="636" w:author="Ishaan Dey" w:date="2019-04-15T14:27:00Z">
            <w:rPr/>
          </w:rPrChange>
        </w:rPr>
        <w:t>Repeat Step X</w:t>
      </w:r>
      <w:r w:rsidR="00422242" w:rsidRPr="006E0F7B">
        <w:rPr>
          <w:b/>
          <w:rPrChange w:id="637" w:author="Ishaan Dey" w:date="2019-04-15T14:27:00Z">
            <w:rPr/>
          </w:rPrChange>
        </w:rPr>
        <w:t>I</w:t>
      </w:r>
      <w:r w:rsidR="0033392A" w:rsidRPr="006E0F7B">
        <w:rPr>
          <w:b/>
          <w:rPrChange w:id="638" w:author="Ishaan Dey" w:date="2019-04-15T14:27:00Z">
            <w:rPr/>
          </w:rPrChange>
        </w:rPr>
        <w:t>V if C</w:t>
      </w:r>
      <w:r w:rsidR="007A2BDA" w:rsidRPr="006E0F7B">
        <w:rPr>
          <w:b/>
          <w:rPrChange w:id="639" w:author="Ishaan Dey" w:date="2019-04-15T14:27:00Z">
            <w:rPr/>
          </w:rPrChange>
        </w:rPr>
        <w:t>atholic</w:t>
      </w:r>
      <w:r w:rsidR="007A2BDA" w:rsidRPr="006E0F7B">
        <w:rPr>
          <w:b/>
          <w:vertAlign w:val="subscript"/>
          <w:rPrChange w:id="640" w:author="Ishaan Dey" w:date="2019-04-15T14:27:00Z">
            <w:rPr>
              <w:vertAlign w:val="subscript"/>
            </w:rPr>
          </w:rPrChange>
        </w:rPr>
        <w:t>i</w:t>
      </w:r>
      <w:r w:rsidR="007A2BDA" w:rsidRPr="006E0F7B">
        <w:rPr>
          <w:b/>
          <w:rPrChange w:id="641" w:author="Ishaan Dey" w:date="2019-04-15T14:27:00Z">
            <w:rPr/>
          </w:rPrChange>
        </w:rPr>
        <w:t xml:space="preserve"> = 5</w:t>
      </w:r>
      <w:r w:rsidR="001D2FF5" w:rsidRPr="006E0F7B">
        <w:rPr>
          <w:b/>
          <w:rPrChange w:id="642" w:author="Ishaan Dey" w:date="2019-04-15T14:27:00Z">
            <w:rPr/>
          </w:rPrChange>
        </w:rPr>
        <w:t>0</w:t>
      </w:r>
      <w:r w:rsidR="007A2BDA" w:rsidRPr="006E0F7B">
        <w:rPr>
          <w:b/>
          <w:rPrChange w:id="643" w:author="Ishaan Dey" w:date="2019-04-15T14:27:00Z">
            <w:rPr/>
          </w:rPrChange>
        </w:rPr>
        <w:t xml:space="preserve"> (all other variables remaining the same).</w:t>
      </w:r>
      <w:r w:rsidR="00A5317B" w:rsidRPr="006E0F7B">
        <w:rPr>
          <w:b/>
          <w:rPrChange w:id="644" w:author="Ishaan Dey" w:date="2019-04-15T14:27:00Z">
            <w:rPr/>
          </w:rPrChange>
        </w:rPr>
        <w:t xml:space="preserve">   </w:t>
      </w:r>
      <w:r w:rsidR="00A5317B" w:rsidRPr="006E0F7B">
        <w:rPr>
          <w:b/>
          <w:color w:val="FFFFFF" w:themeColor="background1"/>
          <w:sz w:val="2"/>
          <w:szCs w:val="2"/>
          <w:rPrChange w:id="645" w:author="Ishaan Dey" w:date="2019-04-15T14:27:00Z">
            <w:rPr>
              <w:color w:val="FFFFFF" w:themeColor="background1"/>
              <w:sz w:val="2"/>
              <w:szCs w:val="2"/>
            </w:rPr>
          </w:rPrChange>
        </w:rPr>
        <w:t>Sp9a</w:t>
      </w:r>
    </w:p>
    <w:p w:rsidR="00452F26" w:rsidRDefault="00392178" w:rsidP="002F5807">
      <w:pPr>
        <w:pStyle w:val="StyleSp181pt"/>
        <w:rPr>
          <w:ins w:id="646" w:author="Ishaan Dey" w:date="2019-04-15T14:21:00Z"/>
        </w:rPr>
      </w:pPr>
      <w:r>
        <w:t xml:space="preserve"> </w:t>
      </w:r>
    </w:p>
    <w:p w:rsidR="004A18CD" w:rsidRPr="009F05AA" w:rsidRDefault="004A18CD" w:rsidP="002F5807">
      <w:pPr>
        <w:pStyle w:val="StyleSp181pt"/>
      </w:pPr>
    </w:p>
    <w:p w:rsidR="003A6974" w:rsidRDefault="003A6974" w:rsidP="004A7CB6">
      <w:pPr>
        <w:pStyle w:val="Sp19a"/>
        <w:rPr>
          <w:ins w:id="647" w:author="Ishaan Dey" w:date="2019-04-17T12:13:00Z"/>
        </w:rPr>
      </w:pPr>
      <w:ins w:id="648" w:author="Ishaan Dey" w:date="2019-04-17T12:12:00Z">
        <w:r w:rsidRPr="003A6974">
          <w:rPr>
            <w:noProof/>
            <w:u w:val="single"/>
          </w:rPr>
          <w:drawing>
            <wp:inline distT="0" distB="0" distL="0" distR="0" wp14:anchorId="3F5A4D2E" wp14:editId="53D1AC65">
              <wp:extent cx="5486400" cy="2533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53365"/>
                      </a:xfrm>
                      <a:prstGeom prst="rect">
                        <a:avLst/>
                      </a:prstGeom>
                    </pic:spPr>
                  </pic:pic>
                </a:graphicData>
              </a:graphic>
            </wp:inline>
          </w:drawing>
        </w:r>
      </w:ins>
    </w:p>
    <w:p w:rsidR="003A6974" w:rsidRDefault="003A6974" w:rsidP="004A7CB6">
      <w:pPr>
        <w:pStyle w:val="Sp19a"/>
        <w:rPr>
          <w:ins w:id="649" w:author="Ishaan Dey" w:date="2019-04-17T12:13:00Z"/>
        </w:rPr>
      </w:pPr>
      <w:ins w:id="650" w:author="Ishaan Dey" w:date="2019-04-17T12:13:00Z">
        <w:r>
          <w:t>OR</w:t>
        </w:r>
      </w:ins>
    </w:p>
    <w:p w:rsidR="003A6974" w:rsidRDefault="003A6974" w:rsidP="004A7CB6">
      <w:pPr>
        <w:pStyle w:val="Sp19a"/>
        <w:rPr>
          <w:ins w:id="651" w:author="Ishaan Dey" w:date="2019-04-17T12:13:00Z"/>
        </w:rPr>
      </w:pPr>
      <w:ins w:id="652" w:author="Ishaan Dey" w:date="2019-04-17T12:13:00Z">
        <w:r w:rsidRPr="003A6974">
          <w:rPr>
            <w:noProof/>
          </w:rPr>
          <w:drawing>
            <wp:inline distT="0" distB="0" distL="0" distR="0" wp14:anchorId="3989E0D2" wp14:editId="1A7E956F">
              <wp:extent cx="5486400" cy="21532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2153285"/>
                      </a:xfrm>
                      <a:prstGeom prst="rect">
                        <a:avLst/>
                      </a:prstGeom>
                    </pic:spPr>
                  </pic:pic>
                </a:graphicData>
              </a:graphic>
            </wp:inline>
          </w:drawing>
        </w:r>
      </w:ins>
    </w:p>
    <w:p w:rsidR="007A2BDA" w:rsidRDefault="003A6974" w:rsidP="004A7CB6">
      <w:pPr>
        <w:pStyle w:val="Sp19a"/>
        <w:rPr>
          <w:ins w:id="653" w:author="Ishaan Dey" w:date="2019-04-15T14:21:00Z"/>
        </w:rPr>
      </w:pPr>
      <w:ins w:id="654" w:author="Ishaan Dey" w:date="2019-04-17T12:13:00Z">
        <w:r>
          <w:t xml:space="preserve">Probability of Wet = </w:t>
        </w:r>
      </w:ins>
      <w:ins w:id="655" w:author="Ishaan Dey" w:date="2019-04-15T14:26:00Z">
        <w:r w:rsidR="006E0F7B" w:rsidRPr="006E0F7B">
          <w:t>.9983116</w:t>
        </w:r>
      </w:ins>
    </w:p>
    <w:p w:rsidR="004A18CD" w:rsidRDefault="004A18CD" w:rsidP="004A7CB6">
      <w:pPr>
        <w:pStyle w:val="Sp19a"/>
        <w:rPr>
          <w:ins w:id="656" w:author="Ishaan Dey" w:date="2019-04-17T12:12:00Z"/>
        </w:rPr>
      </w:pPr>
    </w:p>
    <w:p w:rsidR="003A6974" w:rsidRPr="009F05AA" w:rsidRDefault="003A6974" w:rsidP="004A7CB6">
      <w:pPr>
        <w:pStyle w:val="Sp19a"/>
      </w:pPr>
    </w:p>
    <w:p w:rsidR="00452F26" w:rsidRPr="009F05AA" w:rsidDel="003A6974" w:rsidRDefault="00392178" w:rsidP="002F5807">
      <w:pPr>
        <w:pStyle w:val="StyleSp181pt"/>
        <w:rPr>
          <w:del w:id="657" w:author="Ishaan Dey" w:date="2019-04-17T12:05:00Z"/>
        </w:rPr>
      </w:pPr>
      <w:r>
        <w:t xml:space="preserve"> </w:t>
      </w:r>
    </w:p>
    <w:p w:rsidR="000E0A11" w:rsidRDefault="000E0A11">
      <w:pPr>
        <w:pStyle w:val="StyleSp181pt"/>
        <w:rPr>
          <w:ins w:id="658" w:author="Ishaan Dey" w:date="2019-04-17T12:00:00Z"/>
        </w:rPr>
        <w:pPrChange w:id="659" w:author="Ishaan Dey" w:date="2019-04-17T12:05:00Z">
          <w:pPr/>
        </w:pPrChange>
      </w:pPr>
    </w:p>
    <w:p w:rsidR="000F61F9" w:rsidRDefault="000F61F9">
      <w:pPr>
        <w:rPr>
          <w:ins w:id="660" w:author="Ishaan Dey" w:date="2019-04-17T12:20:00Z"/>
          <w:rFonts w:ascii="Lori" w:hAnsi="Lori" w:cs="Courier New"/>
          <w:sz w:val="22"/>
          <w:szCs w:val="16"/>
          <w:u w:val="single"/>
        </w:rPr>
      </w:pPr>
      <w:ins w:id="661" w:author="Ishaan Dey" w:date="2019-04-17T12:20:00Z">
        <w:r>
          <w:rPr>
            <w:u w:val="single"/>
          </w:rPr>
          <w:br w:type="page"/>
        </w:r>
      </w:ins>
    </w:p>
    <w:p w:rsidR="001101EA" w:rsidRPr="009F05AA" w:rsidDel="006E0F7B" w:rsidRDefault="007A2BDA" w:rsidP="004A7CB6">
      <w:pPr>
        <w:pStyle w:val="Sp19a"/>
        <w:rPr>
          <w:del w:id="662" w:author="Ishaan Dey" w:date="2019-04-15T14:27:00Z"/>
        </w:rPr>
      </w:pPr>
      <w:r w:rsidRPr="009F05AA">
        <w:rPr>
          <w:u w:val="single"/>
        </w:rPr>
        <w:lastRenderedPageBreak/>
        <w:t>Step XVI</w:t>
      </w:r>
      <w:r w:rsidRPr="009F05AA">
        <w:t>.</w:t>
      </w:r>
    </w:p>
    <w:p w:rsidR="007A2BDA" w:rsidRPr="009F05AA" w:rsidRDefault="007A2BDA" w:rsidP="004A7CB6">
      <w:pPr>
        <w:pStyle w:val="Sp19a"/>
      </w:pPr>
    </w:p>
    <w:p w:rsidR="003A6974" w:rsidRDefault="00965B3D" w:rsidP="004A7CB6">
      <w:pPr>
        <w:pStyle w:val="Sp19a"/>
        <w:rPr>
          <w:ins w:id="663" w:author="Ishaan Dey" w:date="2019-04-17T12:16:00Z"/>
          <w:b/>
        </w:rPr>
      </w:pPr>
      <w:r w:rsidRPr="006E0F7B">
        <w:rPr>
          <w:b/>
          <w:rPrChange w:id="664" w:author="Ishaan Dey" w:date="2019-04-15T14:27:00Z">
            <w:rPr/>
          </w:rPrChange>
        </w:rPr>
        <w:t>(</w:t>
      </w:r>
      <w:r w:rsidR="00CB1610" w:rsidRPr="006E0F7B">
        <w:rPr>
          <w:b/>
          <w:rPrChange w:id="665" w:author="Ishaan Dey" w:date="2019-04-15T14:27:00Z">
            <w:rPr/>
          </w:rPrChange>
        </w:rPr>
        <w:t>10</w:t>
      </w:r>
      <w:r w:rsidR="00CD2A95" w:rsidRPr="006E0F7B">
        <w:rPr>
          <w:b/>
          <w:rPrChange w:id="666" w:author="Ishaan Dey" w:date="2019-04-15T14:27:00Z">
            <w:rPr/>
          </w:rPrChange>
        </w:rPr>
        <w:t xml:space="preserve"> points) </w:t>
      </w:r>
      <w:r w:rsidR="007A2BDA" w:rsidRPr="006E0F7B">
        <w:rPr>
          <w:b/>
          <w:rPrChange w:id="667" w:author="Ishaan Dey" w:date="2019-04-15T14:27:00Z">
            <w:rPr/>
          </w:rPrChange>
        </w:rPr>
        <w:t>Com</w:t>
      </w:r>
      <w:r w:rsidR="009F05AA" w:rsidRPr="006E0F7B">
        <w:rPr>
          <w:b/>
          <w:rPrChange w:id="668" w:author="Ishaan Dey" w:date="2019-04-15T14:27:00Z">
            <w:rPr/>
          </w:rPrChange>
        </w:rPr>
        <w:t>pute</w:t>
      </w:r>
      <w:r w:rsidR="007A2BDA" w:rsidRPr="006E0F7B">
        <w:rPr>
          <w:b/>
          <w:rPrChange w:id="669" w:author="Ishaan Dey" w:date="2019-04-15T14:27:00Z">
            <w:rPr/>
          </w:rPrChange>
        </w:rPr>
        <w:t xml:space="preserve"> the predicted marginal impacts of </w:t>
      </w:r>
      <w:r w:rsidR="0033392A" w:rsidRPr="006E0F7B">
        <w:rPr>
          <w:b/>
          <w:rPrChange w:id="670" w:author="Ishaan Dey" w:date="2019-04-15T14:27:00Z">
            <w:rPr/>
          </w:rPrChange>
        </w:rPr>
        <w:t>Baptist, C</w:t>
      </w:r>
      <w:r w:rsidR="00A13CD5" w:rsidRPr="006E0F7B">
        <w:rPr>
          <w:b/>
          <w:rPrChange w:id="671" w:author="Ishaan Dey" w:date="2019-04-15T14:27:00Z">
            <w:rPr/>
          </w:rPrChange>
        </w:rPr>
        <w:t>atholic,</w:t>
      </w:r>
      <w:ins w:id="672" w:author="Ishaan Dey" w:date="2019-04-17T12:18:00Z">
        <w:r w:rsidR="000F61F9">
          <w:rPr>
            <w:b/>
          </w:rPr>
          <w:t xml:space="preserve"> </w:t>
        </w:r>
      </w:ins>
      <w:del w:id="673" w:author="Ishaan Dey" w:date="2019-04-17T12:18:00Z">
        <w:r w:rsidR="00A13CD5" w:rsidRPr="006E0F7B" w:rsidDel="000F61F9">
          <w:rPr>
            <w:b/>
            <w:rPrChange w:id="674" w:author="Ishaan Dey" w:date="2019-04-15T14:27:00Z">
              <w:rPr/>
            </w:rPrChange>
          </w:rPr>
          <w:delText xml:space="preserve"> </w:delText>
        </w:r>
      </w:del>
      <w:proofErr w:type="spellStart"/>
      <w:r w:rsidR="00CF20FA" w:rsidRPr="006E0F7B">
        <w:rPr>
          <w:b/>
          <w:rPrChange w:id="675" w:author="Ishaan Dey" w:date="2019-04-15T14:27:00Z">
            <w:rPr/>
          </w:rPrChange>
        </w:rPr>
        <w:t>P</w:t>
      </w:r>
      <w:r w:rsidR="00121FC1" w:rsidRPr="006E0F7B">
        <w:rPr>
          <w:b/>
          <w:rPrChange w:id="676" w:author="Ishaan Dey" w:date="2019-04-15T14:27:00Z">
            <w:rPr/>
          </w:rPrChange>
        </w:rPr>
        <w:t>er</w:t>
      </w:r>
      <w:r w:rsidR="00CF20FA" w:rsidRPr="006E0F7B">
        <w:rPr>
          <w:b/>
          <w:rPrChange w:id="677" w:author="Ishaan Dey" w:date="2019-04-15T14:27:00Z">
            <w:rPr/>
          </w:rPrChange>
        </w:rPr>
        <w:t>c</w:t>
      </w:r>
      <w:r w:rsidR="00121FC1" w:rsidRPr="006E0F7B">
        <w:rPr>
          <w:b/>
          <w:rPrChange w:id="678" w:author="Ishaan Dey" w:date="2019-04-15T14:27:00Z">
            <w:rPr/>
          </w:rPrChange>
        </w:rPr>
        <w:t>en</w:t>
      </w:r>
      <w:r w:rsidR="00CF20FA" w:rsidRPr="006E0F7B">
        <w:rPr>
          <w:b/>
          <w:rPrChange w:id="679" w:author="Ishaan Dey" w:date="2019-04-15T14:27:00Z">
            <w:rPr/>
          </w:rPrChange>
        </w:rPr>
        <w:t>t_nonwhite</w:t>
      </w:r>
      <w:proofErr w:type="spellEnd"/>
      <w:r w:rsidR="00A13CD5" w:rsidRPr="006E0F7B">
        <w:rPr>
          <w:b/>
          <w:rPrChange w:id="680" w:author="Ishaan Dey" w:date="2019-04-15T14:27:00Z">
            <w:rPr/>
          </w:rPrChange>
        </w:rPr>
        <w:t xml:space="preserve">, and </w:t>
      </w:r>
      <w:proofErr w:type="spellStart"/>
      <w:r w:rsidR="00A13CD5" w:rsidRPr="006E0F7B">
        <w:rPr>
          <w:b/>
          <w:rPrChange w:id="681" w:author="Ishaan Dey" w:date="2019-04-15T14:27:00Z">
            <w:rPr/>
          </w:rPrChange>
        </w:rPr>
        <w:t>RUC</w:t>
      </w:r>
      <w:r w:rsidR="007A2BDA" w:rsidRPr="006E0F7B">
        <w:rPr>
          <w:b/>
          <w:rPrChange w:id="682" w:author="Ishaan Dey" w:date="2019-04-15T14:27:00Z">
            <w:rPr/>
          </w:rPrChange>
        </w:rPr>
        <w:t>_code</w:t>
      </w:r>
      <w:proofErr w:type="spellEnd"/>
      <w:r w:rsidR="007A2BDA" w:rsidRPr="006E0F7B">
        <w:rPr>
          <w:b/>
          <w:rPrChange w:id="683" w:author="Ishaan Dey" w:date="2019-04-15T14:27:00Z">
            <w:rPr/>
          </w:rPrChange>
        </w:rPr>
        <w:t xml:space="preserve"> estimated </w:t>
      </w:r>
      <w:r w:rsidR="00FB4AF0" w:rsidRPr="006E0F7B">
        <w:rPr>
          <w:b/>
          <w:rPrChange w:id="684" w:author="Ishaan Dey" w:date="2019-04-15T14:27:00Z">
            <w:rPr/>
          </w:rPrChange>
        </w:rPr>
        <w:t xml:space="preserve">at the values given </w:t>
      </w:r>
      <w:r w:rsidR="007A2BDA" w:rsidRPr="006E0F7B">
        <w:rPr>
          <w:b/>
          <w:rPrChange w:id="685" w:author="Ishaan Dey" w:date="2019-04-15T14:27:00Z">
            <w:rPr/>
          </w:rPrChange>
        </w:rPr>
        <w:t xml:space="preserve">in Step XV with those estimated </w:t>
      </w:r>
      <w:r w:rsidR="00FB4AF0" w:rsidRPr="006E0F7B">
        <w:rPr>
          <w:b/>
          <w:rPrChange w:id="686" w:author="Ishaan Dey" w:date="2019-04-15T14:27:00Z">
            <w:rPr/>
          </w:rPrChange>
        </w:rPr>
        <w:t xml:space="preserve">at the values given </w:t>
      </w:r>
      <w:r w:rsidR="007A2BDA" w:rsidRPr="006E0F7B">
        <w:rPr>
          <w:b/>
          <w:rPrChange w:id="687" w:author="Ishaan Dey" w:date="2019-04-15T14:27:00Z">
            <w:rPr/>
          </w:rPrChange>
        </w:rPr>
        <w:t>in Step XIV.</w:t>
      </w:r>
      <w:r w:rsidR="009F05AA" w:rsidRPr="006E0F7B">
        <w:rPr>
          <w:b/>
          <w:rPrChange w:id="688" w:author="Ishaan Dey" w:date="2019-04-15T14:27:00Z">
            <w:rPr/>
          </w:rPrChange>
        </w:rPr>
        <w:t xml:space="preserve"> Include the estimated marginal impacts in your report.</w:t>
      </w:r>
      <w:r w:rsidR="007A2BDA" w:rsidRPr="006E0F7B">
        <w:rPr>
          <w:b/>
          <w:rPrChange w:id="689" w:author="Ishaan Dey" w:date="2019-04-15T14:27:00Z">
            <w:rPr/>
          </w:rPrChange>
        </w:rPr>
        <w:t xml:space="preserve"> Confirm that the marginal impacts are much smaller in Step XV than in Step XIV. Explain why.</w:t>
      </w:r>
      <w:r w:rsidR="00A5317B" w:rsidRPr="006E0F7B">
        <w:rPr>
          <w:b/>
          <w:rPrChange w:id="690" w:author="Ishaan Dey" w:date="2019-04-15T14:27:00Z">
            <w:rPr/>
          </w:rPrChange>
        </w:rPr>
        <w:t xml:space="preserve"> </w:t>
      </w:r>
    </w:p>
    <w:p w:rsidR="007A2BDA" w:rsidRDefault="003A6974" w:rsidP="004A7CB6">
      <w:pPr>
        <w:pStyle w:val="Sp19a"/>
        <w:rPr>
          <w:ins w:id="691" w:author="Ishaan Dey" w:date="2019-04-15T14:34:00Z"/>
          <w:b/>
          <w:color w:val="FFFFFF" w:themeColor="background1"/>
          <w:sz w:val="2"/>
          <w:szCs w:val="2"/>
        </w:rPr>
      </w:pPr>
      <w:ins w:id="692" w:author="Ishaan Dey" w:date="2019-04-17T12:16:00Z">
        <w:r>
          <w:t>The marginal impacts at Catholic = 4 are much larger than when Catholic = 50</w:t>
        </w:r>
      </w:ins>
      <w:ins w:id="693" w:author="Ishaan Dey" w:date="2019-04-17T12:20:00Z">
        <w:r w:rsidR="000F61F9">
          <w:t xml:space="preserve"> (0.0216 &gt; 0.000194)</w:t>
        </w:r>
      </w:ins>
      <w:ins w:id="694" w:author="Ishaan Dey" w:date="2019-04-17T12:16:00Z">
        <w:r>
          <w:t>. This is because</w:t>
        </w:r>
      </w:ins>
      <w:ins w:id="695" w:author="Ishaan Dey" w:date="2019-04-17T12:17:00Z">
        <w:r w:rsidR="000F61F9">
          <w:t xml:space="preserve"> as </w:t>
        </w:r>
      </w:ins>
      <w:ins w:id="696" w:author="Ishaan Dey" w:date="2019-04-17T16:44:00Z">
        <w:r w:rsidR="00CC554E">
          <w:t>the observation</w:t>
        </w:r>
      </w:ins>
      <w:ins w:id="697" w:author="Ishaan Dey" w:date="2019-04-17T12:17:00Z">
        <w:r w:rsidR="000F61F9">
          <w:t xml:space="preserve"> moves closer to the ends of the</w:t>
        </w:r>
      </w:ins>
      <w:ins w:id="698" w:author="Ishaan Dey" w:date="2019-04-17T16:44:00Z">
        <w:r w:rsidR="00CC554E">
          <w:t xml:space="preserve"> variable</w:t>
        </w:r>
      </w:ins>
      <w:ins w:id="699" w:author="Ishaan Dey" w:date="2019-04-17T12:17:00Z">
        <w:r w:rsidR="000F61F9">
          <w:t xml:space="preserve"> </w:t>
        </w:r>
      </w:ins>
      <w:ins w:id="700" w:author="Ishaan Dey" w:date="2019-04-17T16:44:00Z">
        <w:r w:rsidR="00CC554E">
          <w:t>range</w:t>
        </w:r>
      </w:ins>
      <w:ins w:id="701" w:author="Ishaan Dey" w:date="2019-04-17T12:17:00Z">
        <w:r w:rsidR="000F61F9">
          <w:t>, the probability curve plateaus such that it does not make as much of a</w:t>
        </w:r>
      </w:ins>
      <w:ins w:id="702" w:author="Ishaan Dey" w:date="2019-04-17T12:18:00Z">
        <w:r w:rsidR="000F61F9">
          <w:t>n</w:t>
        </w:r>
      </w:ins>
      <w:ins w:id="703" w:author="Ishaan Dey" w:date="2019-04-17T12:17:00Z">
        <w:r w:rsidR="000F61F9">
          <w:t xml:space="preserve"> </w:t>
        </w:r>
      </w:ins>
      <w:ins w:id="704" w:author="Ishaan Dey" w:date="2019-04-17T12:18:00Z">
        <w:r w:rsidR="000F61F9">
          <w:t>increase</w:t>
        </w:r>
      </w:ins>
      <w:ins w:id="705" w:author="Ishaan Dey" w:date="2019-04-17T12:17:00Z">
        <w:r w:rsidR="000F61F9">
          <w:t xml:space="preserve"> </w:t>
        </w:r>
      </w:ins>
      <w:ins w:id="706" w:author="Ishaan Dey" w:date="2019-04-17T12:18:00Z">
        <w:r w:rsidR="000F61F9">
          <w:t xml:space="preserve">in probability for a per unit </w:t>
        </w:r>
      </w:ins>
      <w:ins w:id="707" w:author="Ishaan Dey" w:date="2019-04-17T12:19:00Z">
        <w:r w:rsidR="000F61F9">
          <w:t>change in Cath</w:t>
        </w:r>
      </w:ins>
      <w:ins w:id="708" w:author="Ishaan Dey" w:date="2019-04-17T12:20:00Z">
        <w:r w:rsidR="000F61F9">
          <w:t>olic percentage in that county</w:t>
        </w:r>
      </w:ins>
      <w:ins w:id="709" w:author="Ishaan Dey" w:date="2019-04-17T16:45:00Z">
        <w:r w:rsidR="00A85C38">
          <w:t>.</w:t>
        </w:r>
      </w:ins>
      <w:ins w:id="710" w:author="Ishaan Dey" w:date="2019-04-17T12:20:00Z">
        <w:r w:rsidR="000F61F9">
          <w:t xml:space="preserve"> </w:t>
        </w:r>
      </w:ins>
      <w:ins w:id="711" w:author="Ishaan Dey" w:date="2019-04-17T12:16:00Z">
        <w:r>
          <w:t xml:space="preserve">  </w:t>
        </w:r>
      </w:ins>
      <w:del w:id="712" w:author="Ishaan Dey" w:date="2019-04-17T12:16:00Z">
        <w:r w:rsidR="00A5317B" w:rsidRPr="006E0F7B" w:rsidDel="003A6974">
          <w:rPr>
            <w:b/>
            <w:rPrChange w:id="713" w:author="Ishaan Dey" w:date="2019-04-15T14:27:00Z">
              <w:rPr/>
            </w:rPrChange>
          </w:rPr>
          <w:delText xml:space="preserve">  </w:delText>
        </w:r>
      </w:del>
      <w:ins w:id="714" w:author="Ishaan Dey" w:date="2019-04-17T12:16:00Z">
        <w:r>
          <w:rPr>
            <w:b/>
            <w:color w:val="FFFFFF" w:themeColor="background1"/>
            <w:sz w:val="2"/>
            <w:szCs w:val="2"/>
          </w:rPr>
          <w:t xml:space="preserve"> </w:t>
        </w:r>
      </w:ins>
      <w:ins w:id="715" w:author="Ishaan Dey" w:date="2019-04-17T12:17:00Z">
        <w:r w:rsidR="000F61F9">
          <w:rPr>
            <w:b/>
            <w:color w:val="FFFFFF" w:themeColor="background1"/>
            <w:sz w:val="2"/>
            <w:szCs w:val="2"/>
          </w:rPr>
          <w:t>acc</w:t>
        </w:r>
      </w:ins>
      <w:del w:id="716" w:author="Ishaan Dey" w:date="2019-04-17T12:16:00Z">
        <w:r w:rsidR="00A5317B" w:rsidRPr="006E0F7B" w:rsidDel="003A6974">
          <w:rPr>
            <w:b/>
            <w:color w:val="FFFFFF" w:themeColor="background1"/>
            <w:sz w:val="2"/>
            <w:szCs w:val="2"/>
            <w:rPrChange w:id="717" w:author="Ishaan Dey" w:date="2019-04-15T14:27:00Z">
              <w:rPr>
                <w:color w:val="FFFFFF" w:themeColor="background1"/>
                <w:sz w:val="2"/>
                <w:szCs w:val="2"/>
              </w:rPr>
            </w:rPrChange>
          </w:rPr>
          <w:delText>Sp</w:delText>
        </w:r>
      </w:del>
      <w:r w:rsidR="00A5317B" w:rsidRPr="006E0F7B">
        <w:rPr>
          <w:b/>
          <w:color w:val="FFFFFF" w:themeColor="background1"/>
          <w:sz w:val="2"/>
          <w:szCs w:val="2"/>
          <w:rPrChange w:id="718" w:author="Ishaan Dey" w:date="2019-04-15T14:27:00Z">
            <w:rPr>
              <w:color w:val="FFFFFF" w:themeColor="background1"/>
              <w:sz w:val="2"/>
              <w:szCs w:val="2"/>
            </w:rPr>
          </w:rPrChange>
        </w:rPr>
        <w:t>9a</w:t>
      </w:r>
    </w:p>
    <w:p w:rsidR="006E0F7B" w:rsidRDefault="006E0F7B" w:rsidP="004A7CB6">
      <w:pPr>
        <w:pStyle w:val="Sp19a"/>
        <w:rPr>
          <w:ins w:id="719" w:author="Ishaan Dey" w:date="2019-04-15T14:33:00Z"/>
          <w:b/>
          <w:color w:val="FFFFFF" w:themeColor="background1"/>
          <w:sz w:val="2"/>
          <w:szCs w:val="2"/>
        </w:rPr>
      </w:pPr>
    </w:p>
    <w:p w:rsidR="006E0F7B" w:rsidRDefault="006E0F7B" w:rsidP="004A7CB6">
      <w:pPr>
        <w:pStyle w:val="Sp19a"/>
        <w:rPr>
          <w:ins w:id="720" w:author="Ishaan Dey" w:date="2019-04-15T14:28:00Z"/>
          <w:b/>
          <w:color w:val="FFFFFF" w:themeColor="background1"/>
          <w:sz w:val="2"/>
          <w:szCs w:val="2"/>
        </w:rPr>
      </w:pPr>
    </w:p>
    <w:p w:rsidR="006E0F7B" w:rsidRPr="006E0F7B" w:rsidDel="006E0F7B" w:rsidRDefault="006E0F7B" w:rsidP="004A7CB6">
      <w:pPr>
        <w:pStyle w:val="Sp19a"/>
        <w:rPr>
          <w:del w:id="721" w:author="Ishaan Dey" w:date="2019-04-15T14:33:00Z"/>
        </w:rPr>
      </w:pPr>
    </w:p>
    <w:p w:rsidR="00452F26" w:rsidRDefault="00392178" w:rsidP="00C6221F">
      <w:pPr>
        <w:pStyle w:val="StyleSp181pt"/>
        <w:rPr>
          <w:ins w:id="722" w:author="Ishaan Dey" w:date="2019-04-15T14:31:00Z"/>
        </w:rPr>
      </w:pPr>
      <w:r>
        <w:t xml:space="preserve"> </w:t>
      </w:r>
    </w:p>
    <w:p w:rsidR="006E0F7B" w:rsidRDefault="003A6974" w:rsidP="00C6221F">
      <w:pPr>
        <w:pStyle w:val="StyleSp181pt"/>
        <w:rPr>
          <w:ins w:id="723" w:author="Ishaan Dey" w:date="2019-04-17T12:16:00Z"/>
        </w:rPr>
      </w:pPr>
      <w:ins w:id="724" w:author="Ishaan Dey" w:date="2019-04-17T12:16:00Z">
        <w:r w:rsidRPr="003A6974">
          <w:rPr>
            <w:noProof/>
          </w:rPr>
          <w:drawing>
            <wp:inline distT="0" distB="0" distL="0" distR="0" wp14:anchorId="47E6F0C9" wp14:editId="71E496F2">
              <wp:extent cx="5486400" cy="26600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660015"/>
                      </a:xfrm>
                      <a:prstGeom prst="rect">
                        <a:avLst/>
                      </a:prstGeom>
                    </pic:spPr>
                  </pic:pic>
                </a:graphicData>
              </a:graphic>
            </wp:inline>
          </w:drawing>
        </w:r>
      </w:ins>
      <w:ins w:id="725" w:author="Ishaan Dey" w:date="2019-04-15T14:31:00Z">
        <w:r w:rsidR="006E0F7B">
          <w:t>Ge</w:t>
        </w:r>
      </w:ins>
    </w:p>
    <w:p w:rsidR="003A6974" w:rsidRPr="00C6221F" w:rsidRDefault="000F61F9" w:rsidP="00C6221F">
      <w:pPr>
        <w:pStyle w:val="StyleSp181pt"/>
      </w:pPr>
      <w:ins w:id="726" w:author="Ishaan Dey" w:date="2019-04-17T12:17:00Z">
        <w:r w:rsidRPr="000F61F9">
          <w:rPr>
            <w:noProof/>
          </w:rPr>
          <w:drawing>
            <wp:inline distT="0" distB="0" distL="0" distR="0" wp14:anchorId="69693AFA" wp14:editId="5AE26C8F">
              <wp:extent cx="5486400" cy="26600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2660015"/>
                      </a:xfrm>
                      <a:prstGeom prst="rect">
                        <a:avLst/>
                      </a:prstGeom>
                    </pic:spPr>
                  </pic:pic>
                </a:graphicData>
              </a:graphic>
            </wp:inline>
          </w:drawing>
        </w:r>
      </w:ins>
    </w:p>
    <w:sectPr w:rsidR="003A6974" w:rsidRPr="00C6221F">
      <w:headerReference w:type="default" r:id="rId49"/>
      <w:footerReference w:type="even" r:id="rId50"/>
      <w:footerReference w:type="default" r:id="rId5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2B07" w:rsidRDefault="00982B07">
      <w:r>
        <w:separator/>
      </w:r>
    </w:p>
  </w:endnote>
  <w:endnote w:type="continuationSeparator" w:id="0">
    <w:p w:rsidR="00982B07" w:rsidRDefault="00982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ori">
    <w:altName w:val="Corbel"/>
    <w:panose1 w:val="020B0604020202020204"/>
    <w:charset w:val="00"/>
    <w:family w:val="auto"/>
    <w:pitch w:val="variable"/>
    <w:sig w:usb0="00000001" w:usb1="00000000" w:usb2="00000000" w:usb3="00000000" w:csb0="00000097"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473" w:rsidRDefault="00EC5473" w:rsidP="009C4F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C5473" w:rsidRDefault="00EC5473">
    <w:pPr>
      <w:pStyle w:val="Footer"/>
    </w:pPr>
  </w:p>
  <w:p w:rsidR="00EC5473" w:rsidRDefault="00EC547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473" w:rsidRDefault="00EC5473" w:rsidP="009C4F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E19E2">
      <w:rPr>
        <w:rStyle w:val="PageNumber"/>
        <w:noProof/>
      </w:rPr>
      <w:t>4</w:t>
    </w:r>
    <w:r>
      <w:rPr>
        <w:rStyle w:val="PageNumber"/>
      </w:rPr>
      <w:fldChar w:fldCharType="end"/>
    </w:r>
  </w:p>
  <w:p w:rsidR="00EC5473" w:rsidRPr="00A5317B" w:rsidRDefault="009D542E" w:rsidP="009D542E">
    <w:pPr>
      <w:pStyle w:val="Footer"/>
      <w:rPr>
        <w:color w:val="FFFFFF" w:themeColor="background1"/>
      </w:rPr>
    </w:pPr>
    <w:r w:rsidRPr="00A5317B">
      <w:rPr>
        <w:color w:val="FFFFFF" w:themeColor="background1"/>
      </w:rPr>
      <w:t>Sp19a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2B07" w:rsidRDefault="00982B07">
      <w:r>
        <w:separator/>
      </w:r>
    </w:p>
  </w:footnote>
  <w:footnote w:type="continuationSeparator" w:id="0">
    <w:p w:rsidR="00982B07" w:rsidRDefault="00982B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542E" w:rsidRPr="009D542E" w:rsidRDefault="009D542E">
    <w:pPr>
      <w:pStyle w:val="Header"/>
      <w:rPr>
        <w:color w:val="000000" w:themeColor="text1"/>
      </w:rPr>
    </w:pPr>
  </w:p>
  <w:p w:rsidR="001047D4" w:rsidRPr="009D542E" w:rsidRDefault="001047D4">
    <w:pPr>
      <w:rPr>
        <w:color w:val="000000" w:themeColor="text1"/>
      </w:rPr>
    </w:pP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shaan Dey">
    <w15:presenceInfo w15:providerId="Windows Live" w15:userId="1f3e2a5bb3c72e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ocumentProtection w:edit="trackedChanges" w:enforcement="1" w:cryptProviderType="rsaAES" w:cryptAlgorithmClass="hash" w:cryptAlgorithmType="typeAny" w:cryptAlgorithmSid="14" w:cryptSpinCount="100000" w:hash="tUUmglHz2Qxxo8T+h89lJPWe5VGjo6xx8wezFOevIDKVCloFKq6mfu+G9EjD72k67td2f/6ggOx+bTskS0sZcg==" w:salt="JKhPuzcyqy1rvGwxmMXTW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ADA"/>
    <w:rsid w:val="00000D0A"/>
    <w:rsid w:val="00001970"/>
    <w:rsid w:val="00012C3B"/>
    <w:rsid w:val="00033F14"/>
    <w:rsid w:val="000464C2"/>
    <w:rsid w:val="00063F06"/>
    <w:rsid w:val="000B7BED"/>
    <w:rsid w:val="000C2264"/>
    <w:rsid w:val="000D3995"/>
    <w:rsid w:val="000D3C29"/>
    <w:rsid w:val="000E0A11"/>
    <w:rsid w:val="000E0F88"/>
    <w:rsid w:val="000E693B"/>
    <w:rsid w:val="000F61F9"/>
    <w:rsid w:val="001047D4"/>
    <w:rsid w:val="001101EA"/>
    <w:rsid w:val="00121FC1"/>
    <w:rsid w:val="00163D2F"/>
    <w:rsid w:val="00182076"/>
    <w:rsid w:val="0018256D"/>
    <w:rsid w:val="001917D8"/>
    <w:rsid w:val="001D2FF5"/>
    <w:rsid w:val="001E26DC"/>
    <w:rsid w:val="00201CEB"/>
    <w:rsid w:val="0020653A"/>
    <w:rsid w:val="002174BE"/>
    <w:rsid w:val="00237EA0"/>
    <w:rsid w:val="00254198"/>
    <w:rsid w:val="0025730C"/>
    <w:rsid w:val="002B755F"/>
    <w:rsid w:val="002D22E5"/>
    <w:rsid w:val="002D28A7"/>
    <w:rsid w:val="002D4EE7"/>
    <w:rsid w:val="002D54FB"/>
    <w:rsid w:val="002F1396"/>
    <w:rsid w:val="002F5807"/>
    <w:rsid w:val="00306E14"/>
    <w:rsid w:val="003232D0"/>
    <w:rsid w:val="003275FB"/>
    <w:rsid w:val="0033392A"/>
    <w:rsid w:val="0033699E"/>
    <w:rsid w:val="00343427"/>
    <w:rsid w:val="00375E19"/>
    <w:rsid w:val="00390B13"/>
    <w:rsid w:val="00392178"/>
    <w:rsid w:val="003A6974"/>
    <w:rsid w:val="003B25C2"/>
    <w:rsid w:val="003C40D8"/>
    <w:rsid w:val="003C54F2"/>
    <w:rsid w:val="003D159A"/>
    <w:rsid w:val="004045CF"/>
    <w:rsid w:val="00414ADA"/>
    <w:rsid w:val="00422242"/>
    <w:rsid w:val="004262EA"/>
    <w:rsid w:val="00431305"/>
    <w:rsid w:val="0043758D"/>
    <w:rsid w:val="00437EF6"/>
    <w:rsid w:val="00445340"/>
    <w:rsid w:val="004468AC"/>
    <w:rsid w:val="00452F26"/>
    <w:rsid w:val="00461C10"/>
    <w:rsid w:val="00466113"/>
    <w:rsid w:val="004739BB"/>
    <w:rsid w:val="004A18CD"/>
    <w:rsid w:val="004A1FB9"/>
    <w:rsid w:val="004A7CB6"/>
    <w:rsid w:val="004E0A5D"/>
    <w:rsid w:val="004E6821"/>
    <w:rsid w:val="004F0BB6"/>
    <w:rsid w:val="00530082"/>
    <w:rsid w:val="005427A3"/>
    <w:rsid w:val="00561E71"/>
    <w:rsid w:val="005658F6"/>
    <w:rsid w:val="00577F30"/>
    <w:rsid w:val="00581D6B"/>
    <w:rsid w:val="005936E1"/>
    <w:rsid w:val="00596D28"/>
    <w:rsid w:val="005A05C7"/>
    <w:rsid w:val="005B21BD"/>
    <w:rsid w:val="005C0547"/>
    <w:rsid w:val="005C18EF"/>
    <w:rsid w:val="005D6A3B"/>
    <w:rsid w:val="005E19E2"/>
    <w:rsid w:val="005F17AF"/>
    <w:rsid w:val="00610D85"/>
    <w:rsid w:val="006141A3"/>
    <w:rsid w:val="00622EE5"/>
    <w:rsid w:val="00652632"/>
    <w:rsid w:val="0065734C"/>
    <w:rsid w:val="0065766E"/>
    <w:rsid w:val="00685F8D"/>
    <w:rsid w:val="00686B69"/>
    <w:rsid w:val="006A5277"/>
    <w:rsid w:val="006A6A27"/>
    <w:rsid w:val="006B0562"/>
    <w:rsid w:val="006D0511"/>
    <w:rsid w:val="006E0F7B"/>
    <w:rsid w:val="006F1E4C"/>
    <w:rsid w:val="00701C75"/>
    <w:rsid w:val="007402B1"/>
    <w:rsid w:val="007550D6"/>
    <w:rsid w:val="0075791D"/>
    <w:rsid w:val="00776DA7"/>
    <w:rsid w:val="0079077A"/>
    <w:rsid w:val="007918EA"/>
    <w:rsid w:val="007A16DF"/>
    <w:rsid w:val="007A2BDA"/>
    <w:rsid w:val="007A5729"/>
    <w:rsid w:val="007B4E74"/>
    <w:rsid w:val="007B76B4"/>
    <w:rsid w:val="007C074D"/>
    <w:rsid w:val="007C1F42"/>
    <w:rsid w:val="007C6557"/>
    <w:rsid w:val="007C79F1"/>
    <w:rsid w:val="007D1544"/>
    <w:rsid w:val="007D2647"/>
    <w:rsid w:val="007D3AE1"/>
    <w:rsid w:val="007F584F"/>
    <w:rsid w:val="008054C0"/>
    <w:rsid w:val="0081689D"/>
    <w:rsid w:val="0083299B"/>
    <w:rsid w:val="00841033"/>
    <w:rsid w:val="0087233E"/>
    <w:rsid w:val="008751B4"/>
    <w:rsid w:val="008B246F"/>
    <w:rsid w:val="008B2602"/>
    <w:rsid w:val="00900128"/>
    <w:rsid w:val="00901206"/>
    <w:rsid w:val="00903667"/>
    <w:rsid w:val="009216E7"/>
    <w:rsid w:val="009278A8"/>
    <w:rsid w:val="0093693B"/>
    <w:rsid w:val="00956C43"/>
    <w:rsid w:val="00965B3D"/>
    <w:rsid w:val="00982B07"/>
    <w:rsid w:val="00992758"/>
    <w:rsid w:val="009A0979"/>
    <w:rsid w:val="009B68C6"/>
    <w:rsid w:val="009C4FD6"/>
    <w:rsid w:val="009D0E99"/>
    <w:rsid w:val="009D542E"/>
    <w:rsid w:val="009E4A13"/>
    <w:rsid w:val="009F05AA"/>
    <w:rsid w:val="00A13CD5"/>
    <w:rsid w:val="00A41907"/>
    <w:rsid w:val="00A4236D"/>
    <w:rsid w:val="00A5317B"/>
    <w:rsid w:val="00A64401"/>
    <w:rsid w:val="00A85C38"/>
    <w:rsid w:val="00A939BF"/>
    <w:rsid w:val="00AA75DE"/>
    <w:rsid w:val="00B101FB"/>
    <w:rsid w:val="00B23223"/>
    <w:rsid w:val="00B25EE5"/>
    <w:rsid w:val="00B5545B"/>
    <w:rsid w:val="00B56737"/>
    <w:rsid w:val="00B93C9B"/>
    <w:rsid w:val="00BE54E6"/>
    <w:rsid w:val="00C2036D"/>
    <w:rsid w:val="00C325A5"/>
    <w:rsid w:val="00C33170"/>
    <w:rsid w:val="00C46320"/>
    <w:rsid w:val="00C6221F"/>
    <w:rsid w:val="00C64055"/>
    <w:rsid w:val="00C67BC8"/>
    <w:rsid w:val="00C903C0"/>
    <w:rsid w:val="00C960E4"/>
    <w:rsid w:val="00C96276"/>
    <w:rsid w:val="00CB1610"/>
    <w:rsid w:val="00CB1685"/>
    <w:rsid w:val="00CB7BAF"/>
    <w:rsid w:val="00CC2613"/>
    <w:rsid w:val="00CC554E"/>
    <w:rsid w:val="00CD2A95"/>
    <w:rsid w:val="00CF20FA"/>
    <w:rsid w:val="00CF32A1"/>
    <w:rsid w:val="00CF444D"/>
    <w:rsid w:val="00D01DF7"/>
    <w:rsid w:val="00D239C0"/>
    <w:rsid w:val="00D2686B"/>
    <w:rsid w:val="00D40752"/>
    <w:rsid w:val="00D55EA3"/>
    <w:rsid w:val="00D75EDB"/>
    <w:rsid w:val="00D84C1B"/>
    <w:rsid w:val="00DB6551"/>
    <w:rsid w:val="00DC7BC4"/>
    <w:rsid w:val="00DD7B1E"/>
    <w:rsid w:val="00E10FAD"/>
    <w:rsid w:val="00E25043"/>
    <w:rsid w:val="00E35152"/>
    <w:rsid w:val="00E36AF0"/>
    <w:rsid w:val="00E54FC6"/>
    <w:rsid w:val="00E72517"/>
    <w:rsid w:val="00E733F0"/>
    <w:rsid w:val="00E8382A"/>
    <w:rsid w:val="00E871A4"/>
    <w:rsid w:val="00E90E75"/>
    <w:rsid w:val="00EC43A4"/>
    <w:rsid w:val="00EC5473"/>
    <w:rsid w:val="00ED2DF7"/>
    <w:rsid w:val="00EE28E7"/>
    <w:rsid w:val="00EE3A90"/>
    <w:rsid w:val="00EF22C2"/>
    <w:rsid w:val="00F1114C"/>
    <w:rsid w:val="00F55951"/>
    <w:rsid w:val="00F72F56"/>
    <w:rsid w:val="00F779DA"/>
    <w:rsid w:val="00F8237B"/>
    <w:rsid w:val="00F8663E"/>
    <w:rsid w:val="00F90565"/>
    <w:rsid w:val="00FB4AF0"/>
    <w:rsid w:val="00FB55AF"/>
    <w:rsid w:val="00FB64B1"/>
    <w:rsid w:val="00FE66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779D86"/>
  <w15:chartTrackingRefBased/>
  <w15:docId w15:val="{998C5C88-8070-4A7E-B1BD-31737B046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Cite"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CC2613"/>
    <w:rPr>
      <w:color w:val="0000FF"/>
      <w:u w:val="single"/>
    </w:rPr>
  </w:style>
  <w:style w:type="table" w:styleId="TableGrid">
    <w:name w:val="Table Grid"/>
    <w:basedOn w:val="TableNormal"/>
    <w:rsid w:val="008B24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F72F56"/>
    <w:pPr>
      <w:tabs>
        <w:tab w:val="center" w:pos="4320"/>
        <w:tab w:val="right" w:pos="8640"/>
      </w:tabs>
    </w:pPr>
  </w:style>
  <w:style w:type="character" w:styleId="PageNumber">
    <w:name w:val="page number"/>
    <w:basedOn w:val="DefaultParagraphFont"/>
    <w:rsid w:val="00F72F56"/>
  </w:style>
  <w:style w:type="character" w:styleId="FollowedHyperlink">
    <w:name w:val="FollowedHyperlink"/>
    <w:rsid w:val="00CB7BAF"/>
    <w:rPr>
      <w:color w:val="800080"/>
      <w:u w:val="single"/>
    </w:rPr>
  </w:style>
  <w:style w:type="paragraph" w:styleId="BalloonText">
    <w:name w:val="Balloon Text"/>
    <w:basedOn w:val="Normal"/>
    <w:link w:val="BalloonTextChar"/>
    <w:rsid w:val="0065766E"/>
    <w:rPr>
      <w:rFonts w:ascii="Tahoma" w:hAnsi="Tahoma" w:cs="Tahoma"/>
      <w:sz w:val="16"/>
      <w:szCs w:val="16"/>
    </w:rPr>
  </w:style>
  <w:style w:type="character" w:customStyle="1" w:styleId="BalloonTextChar">
    <w:name w:val="Balloon Text Char"/>
    <w:link w:val="BalloonText"/>
    <w:rsid w:val="0065766E"/>
    <w:rPr>
      <w:rFonts w:ascii="Tahoma" w:hAnsi="Tahoma" w:cs="Tahoma"/>
      <w:sz w:val="16"/>
      <w:szCs w:val="16"/>
    </w:rPr>
  </w:style>
  <w:style w:type="character" w:styleId="HTMLCite">
    <w:name w:val="HTML Cite"/>
    <w:uiPriority w:val="99"/>
    <w:unhideWhenUsed/>
    <w:rsid w:val="007C6557"/>
    <w:rPr>
      <w:i/>
      <w:iCs/>
    </w:rPr>
  </w:style>
  <w:style w:type="paragraph" w:styleId="FootnoteText">
    <w:name w:val="footnote text"/>
    <w:basedOn w:val="Normal"/>
    <w:link w:val="FootnoteTextChar"/>
    <w:rsid w:val="007C6557"/>
    <w:rPr>
      <w:sz w:val="20"/>
      <w:szCs w:val="20"/>
    </w:rPr>
  </w:style>
  <w:style w:type="character" w:customStyle="1" w:styleId="FootnoteTextChar">
    <w:name w:val="Footnote Text Char"/>
    <w:basedOn w:val="DefaultParagraphFont"/>
    <w:link w:val="FootnoteText"/>
    <w:rsid w:val="007C6557"/>
  </w:style>
  <w:style w:type="character" w:styleId="FootnoteReference">
    <w:name w:val="footnote reference"/>
    <w:rsid w:val="007C6557"/>
    <w:rPr>
      <w:vertAlign w:val="superscript"/>
    </w:rPr>
  </w:style>
  <w:style w:type="paragraph" w:customStyle="1" w:styleId="Sp19a">
    <w:name w:val="Sp19a"/>
    <w:rsid w:val="00C96276"/>
    <w:rPr>
      <w:rFonts w:ascii="Lori" w:hAnsi="Lori" w:cs="Courier New"/>
      <w:sz w:val="22"/>
      <w:szCs w:val="16"/>
    </w:rPr>
  </w:style>
  <w:style w:type="paragraph" w:customStyle="1" w:styleId="StyleSp181pt">
    <w:name w:val="Style Sp18 + 1 pt"/>
    <w:basedOn w:val="Sp19a"/>
    <w:rsid w:val="00C6221F"/>
    <w:rPr>
      <w:color w:val="FFFFFF"/>
      <w:sz w:val="2"/>
    </w:rPr>
  </w:style>
  <w:style w:type="paragraph" w:styleId="Header">
    <w:name w:val="header"/>
    <w:basedOn w:val="Normal"/>
    <w:link w:val="HeaderChar"/>
    <w:unhideWhenUsed/>
    <w:rsid w:val="005C18EF"/>
    <w:pPr>
      <w:tabs>
        <w:tab w:val="center" w:pos="4680"/>
        <w:tab w:val="right" w:pos="9360"/>
      </w:tabs>
    </w:pPr>
  </w:style>
  <w:style w:type="character" w:customStyle="1" w:styleId="HeaderChar">
    <w:name w:val="Header Char"/>
    <w:link w:val="Header"/>
    <w:rsid w:val="005C18EF"/>
    <w:rPr>
      <w:sz w:val="24"/>
      <w:szCs w:val="24"/>
    </w:rPr>
  </w:style>
  <w:style w:type="character" w:customStyle="1" w:styleId="MTConvertedEquation">
    <w:name w:val="MTConvertedEquation"/>
    <w:basedOn w:val="DefaultParagraphFont"/>
    <w:rsid w:val="009278A8"/>
  </w:style>
  <w:style w:type="paragraph" w:customStyle="1" w:styleId="Sp19e">
    <w:name w:val="Sp19e"/>
    <w:rsid w:val="00686B69"/>
    <w:rPr>
      <w:rFonts w:ascii="Lori" w:hAnsi="Lori" w:cs="Courier New"/>
      <w:sz w:val="22"/>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669916">
      <w:bodyDiv w:val="1"/>
      <w:marLeft w:val="0"/>
      <w:marRight w:val="0"/>
      <w:marTop w:val="0"/>
      <w:marBottom w:val="0"/>
      <w:divBdr>
        <w:top w:val="none" w:sz="0" w:space="0" w:color="auto"/>
        <w:left w:val="none" w:sz="0" w:space="0" w:color="auto"/>
        <w:bottom w:val="none" w:sz="0" w:space="0" w:color="auto"/>
        <w:right w:val="none" w:sz="0" w:space="0" w:color="auto"/>
      </w:divBdr>
    </w:div>
    <w:div w:id="444933801">
      <w:bodyDiv w:val="1"/>
      <w:marLeft w:val="0"/>
      <w:marRight w:val="0"/>
      <w:marTop w:val="0"/>
      <w:marBottom w:val="0"/>
      <w:divBdr>
        <w:top w:val="none" w:sz="0" w:space="0" w:color="auto"/>
        <w:left w:val="none" w:sz="0" w:space="0" w:color="auto"/>
        <w:bottom w:val="none" w:sz="0" w:space="0" w:color="auto"/>
        <w:right w:val="none" w:sz="0" w:space="0" w:color="auto"/>
      </w:divBdr>
    </w:div>
    <w:div w:id="456071315">
      <w:bodyDiv w:val="1"/>
      <w:marLeft w:val="0"/>
      <w:marRight w:val="0"/>
      <w:marTop w:val="0"/>
      <w:marBottom w:val="0"/>
      <w:divBdr>
        <w:top w:val="none" w:sz="0" w:space="0" w:color="auto"/>
        <w:left w:val="none" w:sz="0" w:space="0" w:color="auto"/>
        <w:bottom w:val="none" w:sz="0" w:space="0" w:color="auto"/>
        <w:right w:val="none" w:sz="0" w:space="0" w:color="auto"/>
      </w:divBdr>
    </w:div>
    <w:div w:id="465511272">
      <w:bodyDiv w:val="1"/>
      <w:marLeft w:val="0"/>
      <w:marRight w:val="0"/>
      <w:marTop w:val="0"/>
      <w:marBottom w:val="0"/>
      <w:divBdr>
        <w:top w:val="none" w:sz="0" w:space="0" w:color="auto"/>
        <w:left w:val="none" w:sz="0" w:space="0" w:color="auto"/>
        <w:bottom w:val="none" w:sz="0" w:space="0" w:color="auto"/>
        <w:right w:val="none" w:sz="0" w:space="0" w:color="auto"/>
      </w:divBdr>
    </w:div>
    <w:div w:id="745955573">
      <w:bodyDiv w:val="1"/>
      <w:marLeft w:val="0"/>
      <w:marRight w:val="0"/>
      <w:marTop w:val="0"/>
      <w:marBottom w:val="0"/>
      <w:divBdr>
        <w:top w:val="none" w:sz="0" w:space="0" w:color="auto"/>
        <w:left w:val="none" w:sz="0" w:space="0" w:color="auto"/>
        <w:bottom w:val="none" w:sz="0" w:space="0" w:color="auto"/>
        <w:right w:val="none" w:sz="0" w:space="0" w:color="auto"/>
      </w:divBdr>
    </w:div>
    <w:div w:id="911423887">
      <w:bodyDiv w:val="1"/>
      <w:marLeft w:val="0"/>
      <w:marRight w:val="0"/>
      <w:marTop w:val="0"/>
      <w:marBottom w:val="0"/>
      <w:divBdr>
        <w:top w:val="none" w:sz="0" w:space="0" w:color="auto"/>
        <w:left w:val="none" w:sz="0" w:space="0" w:color="auto"/>
        <w:bottom w:val="none" w:sz="0" w:space="0" w:color="auto"/>
        <w:right w:val="none" w:sz="0" w:space="0" w:color="auto"/>
      </w:divBdr>
    </w:div>
    <w:div w:id="962149794">
      <w:bodyDiv w:val="1"/>
      <w:marLeft w:val="0"/>
      <w:marRight w:val="0"/>
      <w:marTop w:val="0"/>
      <w:marBottom w:val="0"/>
      <w:divBdr>
        <w:top w:val="none" w:sz="0" w:space="0" w:color="auto"/>
        <w:left w:val="none" w:sz="0" w:space="0" w:color="auto"/>
        <w:bottom w:val="none" w:sz="0" w:space="0" w:color="auto"/>
        <w:right w:val="none" w:sz="0" w:space="0" w:color="auto"/>
      </w:divBdr>
    </w:div>
    <w:div w:id="1215000902">
      <w:bodyDiv w:val="1"/>
      <w:marLeft w:val="0"/>
      <w:marRight w:val="0"/>
      <w:marTop w:val="0"/>
      <w:marBottom w:val="0"/>
      <w:divBdr>
        <w:top w:val="none" w:sz="0" w:space="0" w:color="auto"/>
        <w:left w:val="none" w:sz="0" w:space="0" w:color="auto"/>
        <w:bottom w:val="none" w:sz="0" w:space="0" w:color="auto"/>
        <w:right w:val="none" w:sz="0" w:space="0" w:color="auto"/>
      </w:divBdr>
    </w:div>
    <w:div w:id="1718237924">
      <w:bodyDiv w:val="1"/>
      <w:marLeft w:val="0"/>
      <w:marRight w:val="0"/>
      <w:marTop w:val="0"/>
      <w:marBottom w:val="0"/>
      <w:divBdr>
        <w:top w:val="none" w:sz="0" w:space="0" w:color="auto"/>
        <w:left w:val="none" w:sz="0" w:space="0" w:color="auto"/>
        <w:bottom w:val="none" w:sz="0" w:space="0" w:color="auto"/>
        <w:right w:val="none" w:sz="0" w:space="0" w:color="auto"/>
      </w:divBdr>
    </w:div>
    <w:div w:id="183468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9.emf"/><Relationship Id="rId26" Type="http://schemas.openxmlformats.org/officeDocument/2006/relationships/image" Target="media/image15.emf"/><Relationship Id="rId39" Type="http://schemas.openxmlformats.org/officeDocument/2006/relationships/image" Target="media/image26.emf"/><Relationship Id="rId21" Type="http://schemas.openxmlformats.org/officeDocument/2006/relationships/image" Target="media/image11.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footer" Target="footer1.xml"/><Relationship Id="rId7" Type="http://schemas.openxmlformats.org/officeDocument/2006/relationships/hyperlink" Target="http://www.ers.usda.gov/briefing/Rurality/RuralUrbCon/" TargetMode="External"/><Relationship Id="rId2" Type="http://schemas.openxmlformats.org/officeDocument/2006/relationships/styles" Target="styles.xml"/><Relationship Id="rId16" Type="http://schemas.openxmlformats.org/officeDocument/2006/relationships/image" Target="media/image8.wmf"/><Relationship Id="rId29" Type="http://schemas.openxmlformats.org/officeDocument/2006/relationships/image" Target="media/image18.wmf"/><Relationship Id="rId11" Type="http://schemas.openxmlformats.org/officeDocument/2006/relationships/image" Target="media/image4.emf"/><Relationship Id="rId24" Type="http://schemas.openxmlformats.org/officeDocument/2006/relationships/image" Target="media/image13.emf"/><Relationship Id="rId32" Type="http://schemas.openxmlformats.org/officeDocument/2006/relationships/image" Target="media/image20.w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microsoft.com/office/2011/relationships/people" Target="people.xml"/><Relationship Id="rId5" Type="http://schemas.openxmlformats.org/officeDocument/2006/relationships/footnotes" Target="footnotes.xml"/><Relationship Id="rId10" Type="http://schemas.openxmlformats.org/officeDocument/2006/relationships/image" Target="media/image3.emf"/><Relationship Id="rId19" Type="http://schemas.openxmlformats.org/officeDocument/2006/relationships/image" Target="media/image10.wmf"/><Relationship Id="rId31" Type="http://schemas.openxmlformats.org/officeDocument/2006/relationships/image" Target="media/image19.emf"/><Relationship Id="rId44" Type="http://schemas.openxmlformats.org/officeDocument/2006/relationships/image" Target="media/image31.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embeddings/oleObject1.bin"/><Relationship Id="rId22" Type="http://schemas.openxmlformats.org/officeDocument/2006/relationships/image" Target="media/image12.wmf"/><Relationship Id="rId27" Type="http://schemas.openxmlformats.org/officeDocument/2006/relationships/image" Target="media/image16.emf"/><Relationship Id="rId30" Type="http://schemas.openxmlformats.org/officeDocument/2006/relationships/oleObject" Target="embeddings/oleObject5.bin"/><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8" Type="http://schemas.openxmlformats.org/officeDocument/2006/relationships/image" Target="media/image1.emf"/><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image" Target="media/image14.emf"/><Relationship Id="rId33" Type="http://schemas.openxmlformats.org/officeDocument/2006/relationships/oleObject" Target="embeddings/oleObject6.bin"/><Relationship Id="rId38" Type="http://schemas.openxmlformats.org/officeDocument/2006/relationships/image" Target="media/image25.emf"/><Relationship Id="rId46" Type="http://schemas.openxmlformats.org/officeDocument/2006/relationships/image" Target="media/image33.emf"/><Relationship Id="rId20" Type="http://schemas.openxmlformats.org/officeDocument/2006/relationships/oleObject" Target="embeddings/oleObject3.bin"/><Relationship Id="rId41" Type="http://schemas.openxmlformats.org/officeDocument/2006/relationships/image" Target="media/image28.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emf"/><Relationship Id="rId23" Type="http://schemas.openxmlformats.org/officeDocument/2006/relationships/oleObject" Target="embeddings/oleObject4.bin"/><Relationship Id="rId28" Type="http://schemas.openxmlformats.org/officeDocument/2006/relationships/image" Target="media/image17.emf"/><Relationship Id="rId36" Type="http://schemas.openxmlformats.org/officeDocument/2006/relationships/image" Target="media/image23.emf"/><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B1B46-1C1F-AE46-B56F-EA50A31C0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16</Pages>
  <Words>1718</Words>
  <Characters>9796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Econometrics 3720</vt:lpstr>
    </vt:vector>
  </TitlesOfParts>
  <Company>Stark Industries</Company>
  <LinksUpToDate>false</LinksUpToDate>
  <CharactersWithSpaces>11492</CharactersWithSpaces>
  <SharedDoc>false</SharedDoc>
  <HLinks>
    <vt:vector size="6" baseType="variant">
      <vt:variant>
        <vt:i4>3080244</vt:i4>
      </vt:variant>
      <vt:variant>
        <vt:i4>0</vt:i4>
      </vt:variant>
      <vt:variant>
        <vt:i4>0</vt:i4>
      </vt:variant>
      <vt:variant>
        <vt:i4>5</vt:i4>
      </vt:variant>
      <vt:variant>
        <vt:lpwstr>http://www.ers.usda.gov/briefing/Rurality/RuralUrbCon/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Econometrics 3720</dc:title>
  <dc:subject>Spring 2019a</dc:subject>
  <dc:creator>rwm9sp</dc:creator>
  <cp:keywords/>
  <cp:lastModifiedBy>Ishaan Dey</cp:lastModifiedBy>
  <cp:revision>21</cp:revision>
  <cp:lastPrinted>2019-04-08T20:18:00Z</cp:lastPrinted>
  <dcterms:created xsi:type="dcterms:W3CDTF">2019-04-17T14:13:00Z</dcterms:created>
  <dcterms:modified xsi:type="dcterms:W3CDTF">2019-05-05T15:32:00Z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