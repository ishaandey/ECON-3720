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718" w:rsidRPr="000C1718" w:rsidRDefault="000C1718" w:rsidP="000C1718">
      <w:pPr>
        <w:pStyle w:val="Sp19b"/>
        <w:jc w:val="right"/>
        <w:rPr>
          <w:ins w:id="0" w:author="Ishaan Dey" w:date="2019-04-25T18:32:00Z"/>
          <w:b/>
          <w:rPrChange w:id="1" w:author="Ishaan Dey" w:date="2019-04-25T18:33:00Z">
            <w:rPr>
              <w:ins w:id="2" w:author="Ishaan Dey" w:date="2019-04-25T18:32:00Z"/>
            </w:rPr>
          </w:rPrChange>
        </w:rPr>
      </w:pPr>
      <w:ins w:id="3" w:author="Ishaan Dey" w:date="2019-04-25T18:32:00Z">
        <w:r w:rsidRPr="000C1718">
          <w:rPr>
            <w:b/>
            <w:rPrChange w:id="4" w:author="Ishaan Dey" w:date="2019-04-25T18:33:00Z">
              <w:rPr/>
            </w:rPrChange>
          </w:rPr>
          <w:t>Group 23</w:t>
        </w:r>
      </w:ins>
    </w:p>
    <w:p w:rsidR="000C1718" w:rsidRDefault="000C1718" w:rsidP="000C1718">
      <w:pPr>
        <w:pStyle w:val="Sp19b"/>
        <w:jc w:val="right"/>
        <w:rPr>
          <w:ins w:id="5" w:author="Ishaan Dey" w:date="2019-04-25T18:33:00Z"/>
        </w:rPr>
      </w:pPr>
      <w:ins w:id="6" w:author="Ishaan Dey" w:date="2019-04-25T18:33:00Z">
        <w:r>
          <w:t>Ishaan Dey</w:t>
        </w:r>
      </w:ins>
    </w:p>
    <w:p w:rsidR="000C1718" w:rsidRDefault="000C1718" w:rsidP="000C1718">
      <w:pPr>
        <w:pStyle w:val="Sp19b"/>
        <w:jc w:val="right"/>
        <w:rPr>
          <w:ins w:id="7" w:author="Ishaan Dey" w:date="2019-04-25T18:33:00Z"/>
        </w:rPr>
      </w:pPr>
      <w:ins w:id="8" w:author="Ishaan Dey" w:date="2019-04-25T18:33:00Z">
        <w:r>
          <w:t>Jedidiah Park</w:t>
        </w:r>
      </w:ins>
    </w:p>
    <w:p w:rsidR="000C1718" w:rsidRDefault="000C1718" w:rsidP="000C1718">
      <w:pPr>
        <w:pStyle w:val="Sp19b"/>
        <w:jc w:val="right"/>
        <w:rPr>
          <w:ins w:id="9" w:author="Ishaan Dey" w:date="2019-04-25T18:33:00Z"/>
        </w:rPr>
      </w:pPr>
      <w:ins w:id="10" w:author="Ishaan Dey" w:date="2019-04-25T18:33:00Z">
        <w:r>
          <w:t>Angela Li</w:t>
        </w:r>
      </w:ins>
    </w:p>
    <w:p w:rsidR="000C1718" w:rsidRDefault="000C1718" w:rsidP="000C1718">
      <w:pPr>
        <w:pStyle w:val="Sp19b"/>
        <w:jc w:val="right"/>
        <w:rPr>
          <w:ins w:id="11" w:author="Ishaan Dey" w:date="2019-04-25T18:33:00Z"/>
        </w:rPr>
      </w:pPr>
      <w:ins w:id="12" w:author="Ishaan Dey" w:date="2019-04-25T18:33:00Z">
        <w:r>
          <w:t>Austin Rule</w:t>
        </w:r>
      </w:ins>
    </w:p>
    <w:p w:rsidR="000C1718" w:rsidRPr="000C1718" w:rsidRDefault="000C1718" w:rsidP="000C1718">
      <w:pPr>
        <w:pStyle w:val="Sp19b"/>
        <w:jc w:val="right"/>
        <w:rPr>
          <w:ins w:id="13" w:author="Ishaan Dey" w:date="2019-04-25T18:33:00Z"/>
          <w:b/>
          <w:rPrChange w:id="14" w:author="Ishaan Dey" w:date="2019-04-25T18:33:00Z">
            <w:rPr>
              <w:ins w:id="15" w:author="Ishaan Dey" w:date="2019-04-25T18:33:00Z"/>
            </w:rPr>
          </w:rPrChange>
        </w:rPr>
      </w:pPr>
      <w:ins w:id="16" w:author="Ishaan Dey" w:date="2019-04-25T18:33:00Z">
        <w:r w:rsidRPr="000C1718">
          <w:rPr>
            <w:b/>
            <w:rPrChange w:id="17" w:author="Ishaan Dey" w:date="2019-04-25T18:33:00Z">
              <w:rPr/>
            </w:rPrChange>
          </w:rPr>
          <w:t>Lab 1</w:t>
        </w:r>
      </w:ins>
      <w:ins w:id="18" w:author="Ishaan Dey" w:date="2019-04-25T18:37:00Z">
        <w:r>
          <w:rPr>
            <w:b/>
          </w:rPr>
          <w:t>1</w:t>
        </w:r>
      </w:ins>
    </w:p>
    <w:p w:rsidR="000C1718" w:rsidRDefault="000C1718">
      <w:pPr>
        <w:pStyle w:val="Sp19b"/>
        <w:jc w:val="right"/>
        <w:rPr>
          <w:ins w:id="19" w:author="Ishaan Dey" w:date="2019-04-25T18:32:00Z"/>
        </w:rPr>
        <w:pPrChange w:id="20" w:author="Ishaan Dey" w:date="2019-04-25T18:32:00Z">
          <w:pPr>
            <w:pStyle w:val="Sp19b"/>
          </w:pPr>
        </w:pPrChange>
      </w:pPr>
      <w:ins w:id="21" w:author="Ishaan Dey" w:date="2019-04-25T18:33:00Z">
        <w:r>
          <w:t>4/26/19</w:t>
        </w:r>
      </w:ins>
    </w:p>
    <w:p w:rsidR="00BD55AA" w:rsidRDefault="00983B56" w:rsidP="00DB6F9B">
      <w:pPr>
        <w:pStyle w:val="Sp19b"/>
      </w:pPr>
      <w:r w:rsidRPr="00BD55AA">
        <w:t>ECON 3720 INTRODUCT</w:t>
      </w:r>
      <w:r w:rsidR="00BD55AA">
        <w:t>ORY ECONOMETRICS</w:t>
      </w:r>
    </w:p>
    <w:p w:rsidR="00983B56" w:rsidRPr="00BD55AA" w:rsidRDefault="00983B56" w:rsidP="00BD55AA">
      <w:pPr>
        <w:pStyle w:val="Sp19b"/>
        <w:rPr>
          <w:b/>
        </w:rPr>
      </w:pPr>
      <w:r w:rsidRPr="00BD55AA">
        <w:rPr>
          <w:b/>
        </w:rPr>
        <w:t>Prof. Ron Michener</w:t>
      </w:r>
    </w:p>
    <w:p w:rsidR="00983B56" w:rsidRPr="00300D67" w:rsidRDefault="00983B56" w:rsidP="00BD55AA">
      <w:pPr>
        <w:pStyle w:val="Sp19b"/>
      </w:pPr>
      <w:r w:rsidRPr="00BD55AA">
        <w:rPr>
          <w:b/>
        </w:rPr>
        <w:t>University of Virginia</w:t>
      </w:r>
      <w:r w:rsidRPr="00300D67">
        <w:tab/>
      </w:r>
      <w:r w:rsidRPr="00300D67">
        <w:tab/>
      </w:r>
      <w:r w:rsidRPr="00300D67">
        <w:tab/>
      </w:r>
      <w:r w:rsidRPr="00300D67">
        <w:tab/>
      </w:r>
      <w:r w:rsidRPr="00300D67">
        <w:tab/>
      </w:r>
    </w:p>
    <w:p w:rsidR="00EF69B4" w:rsidRPr="00300D67" w:rsidRDefault="00EF69B4" w:rsidP="00BD55AA">
      <w:pPr>
        <w:pStyle w:val="Sp19b"/>
      </w:pPr>
    </w:p>
    <w:p w:rsidR="00894910" w:rsidRPr="00300D67" w:rsidRDefault="00965D87" w:rsidP="00BD55AA">
      <w:pPr>
        <w:pStyle w:val="Sp19b"/>
      </w:pPr>
      <w:r w:rsidRPr="00300D67">
        <w:t xml:space="preserve">The problem set deals with </w:t>
      </w:r>
      <w:r w:rsidR="00350F90" w:rsidRPr="00300D67">
        <w:t>instrumental variables and simultaneous equations</w:t>
      </w:r>
      <w:r w:rsidR="00CF1409">
        <w:t>.  T</w:t>
      </w:r>
      <w:r w:rsidR="00350F90" w:rsidRPr="00300D67">
        <w:t xml:space="preserve">he data set </w:t>
      </w:r>
      <w:r w:rsidR="00894910" w:rsidRPr="00300D67">
        <w:t xml:space="preserve">was gathered by Kathryn </w:t>
      </w:r>
      <w:proofErr w:type="spellStart"/>
      <w:r w:rsidR="00894910" w:rsidRPr="00300D67">
        <w:t>Graddy</w:t>
      </w:r>
      <w:proofErr w:type="spellEnd"/>
      <w:r w:rsidR="00894910" w:rsidRPr="00300D67">
        <w:t>, who studied the Fulton Fish Market in New York and published her findings in a number of papers</w:t>
      </w:r>
      <w:r w:rsidR="00CF1409">
        <w:t>.  T</w:t>
      </w:r>
      <w:r w:rsidR="00894910" w:rsidRPr="00300D67">
        <w:t xml:space="preserve">he history, importance, and functioning of the market are described in her paper “The Fulton Fish Market,” </w:t>
      </w:r>
      <w:r w:rsidR="00894910" w:rsidRPr="00300D67">
        <w:rPr>
          <w:rStyle w:val="HTMLCite"/>
          <w:rFonts w:ascii="Arial" w:hAnsi="Arial"/>
        </w:rPr>
        <w:t xml:space="preserve">The Journal of Economic Perspectives </w:t>
      </w:r>
      <w:r w:rsidR="004D24BF" w:rsidRPr="00300D67">
        <w:t>vol. 20, n</w:t>
      </w:r>
      <w:r w:rsidR="00894910" w:rsidRPr="00300D67">
        <w:t>o.</w:t>
      </w:r>
      <w:r w:rsidR="004D24BF" w:rsidRPr="00300D67">
        <w:t xml:space="preserve"> 2 (Spring</w:t>
      </w:r>
      <w:r w:rsidR="00894910" w:rsidRPr="00300D67">
        <w:t xml:space="preserve"> 2006), pp. 207-220</w:t>
      </w:r>
      <w:r w:rsidR="00CF1409">
        <w:t>.  T</w:t>
      </w:r>
      <w:r w:rsidR="00894910" w:rsidRPr="00300D67">
        <w:t xml:space="preserve">he data she gathered were used in a coauthored article estimating the demand for Whiting (a particular kind of comparatively inexpensive fish used in fish cakes, etc.) using simultaneous equations. Joshua D. Angrist, Kathryn </w:t>
      </w:r>
      <w:proofErr w:type="spellStart"/>
      <w:r w:rsidR="00894910" w:rsidRPr="00300D67">
        <w:t>Graddy</w:t>
      </w:r>
      <w:proofErr w:type="spellEnd"/>
      <w:r w:rsidR="00894910" w:rsidRPr="00300D67">
        <w:t xml:space="preserve"> and Guido W. </w:t>
      </w:r>
      <w:proofErr w:type="spellStart"/>
      <w:r w:rsidR="00894910" w:rsidRPr="00300D67">
        <w:t>Imbens</w:t>
      </w:r>
      <w:proofErr w:type="spellEnd"/>
      <w:r w:rsidR="00354687" w:rsidRPr="00300D67">
        <w:t>,</w:t>
      </w:r>
      <w:r w:rsidR="00894910" w:rsidRPr="00300D67">
        <w:t xml:space="preserve"> “The Interpretation of Instrumental Variables Estimators in Simultaneous Equations Models with an Application to </w:t>
      </w:r>
      <w:del w:id="22" w:author="Ishaan Dey" w:date="2019-04-20T14:29:00Z">
        <w:r w:rsidR="00894910" w:rsidRPr="00300D67" w:rsidDel="004F6A71">
          <w:delText>t</w:delText>
        </w:r>
      </w:del>
      <w:ins w:id="23" w:author="Ishaan Dey" w:date="2019-04-20T14:29:00Z">
        <w:r w:rsidR="004F6A71">
          <w:t>T</w:t>
        </w:r>
      </w:ins>
      <w:r w:rsidR="00894910" w:rsidRPr="00300D67">
        <w:t xml:space="preserve">he Demand for Fish,” </w:t>
      </w:r>
      <w:r w:rsidR="00894910" w:rsidRPr="00300D67">
        <w:rPr>
          <w:rStyle w:val="HTMLCite"/>
          <w:rFonts w:ascii="Arial" w:hAnsi="Arial"/>
        </w:rPr>
        <w:t>The Review of Economic Studies</w:t>
      </w:r>
      <w:r w:rsidR="00731394" w:rsidRPr="00300D67">
        <w:rPr>
          <w:rStyle w:val="HTMLCite"/>
          <w:rFonts w:ascii="Arial" w:hAnsi="Arial"/>
        </w:rPr>
        <w:t xml:space="preserve"> </w:t>
      </w:r>
      <w:r w:rsidR="004D24BF" w:rsidRPr="00300D67">
        <w:t>vol. 67, n</w:t>
      </w:r>
      <w:r w:rsidR="00894910" w:rsidRPr="00300D67">
        <w:t>o. 3 (Jul</w:t>
      </w:r>
      <w:r w:rsidR="004D24BF" w:rsidRPr="00300D67">
        <w:t>y</w:t>
      </w:r>
      <w:r w:rsidR="00894910" w:rsidRPr="00300D67">
        <w:t xml:space="preserve"> 2000), pp. 499-527.</w:t>
      </w:r>
    </w:p>
    <w:p w:rsidR="0044133F" w:rsidRPr="00300D67" w:rsidRDefault="0044133F" w:rsidP="00BD55AA">
      <w:pPr>
        <w:pStyle w:val="Sp19b"/>
      </w:pPr>
    </w:p>
    <w:p w:rsidR="00712A2C" w:rsidRPr="00300D67" w:rsidDel="008B102F" w:rsidRDefault="00712A2C" w:rsidP="00BD55AA">
      <w:pPr>
        <w:pStyle w:val="Sp19b"/>
        <w:rPr>
          <w:del w:id="24" w:author="Ishaan Dey" w:date="2019-04-20T14:42:00Z"/>
        </w:rPr>
      </w:pPr>
      <w:r w:rsidRPr="00300D67">
        <w:t>Step I</w:t>
      </w:r>
    </w:p>
    <w:p w:rsidR="00712A2C" w:rsidRPr="00300D67" w:rsidRDefault="00712A2C" w:rsidP="00BD55AA">
      <w:pPr>
        <w:pStyle w:val="Sp19b"/>
      </w:pPr>
    </w:p>
    <w:p w:rsidR="005B2A11" w:rsidRPr="004F6A71" w:rsidRDefault="00686C4C" w:rsidP="00BD55AA">
      <w:pPr>
        <w:pStyle w:val="Sp19b"/>
        <w:rPr>
          <w:b/>
          <w:color w:val="FFFFFF"/>
          <w:sz w:val="2"/>
          <w:szCs w:val="2"/>
          <w:rPrChange w:id="25" w:author="Ishaan Dey" w:date="2019-04-20T14:22:00Z">
            <w:rPr>
              <w:color w:val="FFFFFF"/>
              <w:sz w:val="2"/>
              <w:szCs w:val="2"/>
            </w:rPr>
          </w:rPrChange>
        </w:rPr>
      </w:pPr>
      <w:r w:rsidRPr="004F6A71">
        <w:rPr>
          <w:b/>
          <w:rPrChange w:id="26" w:author="Ishaan Dey" w:date="2019-04-20T14:22:00Z">
            <w:rPr/>
          </w:rPrChange>
        </w:rPr>
        <w:t xml:space="preserve">(7 points) </w:t>
      </w:r>
      <w:r w:rsidR="0044133F" w:rsidRPr="004F6A71">
        <w:rPr>
          <w:b/>
          <w:rPrChange w:id="27" w:author="Ishaan Dey" w:date="2019-04-20T14:22:00Z">
            <w:rPr/>
          </w:rPrChange>
        </w:rPr>
        <w:t>The first of these articles on the Fulton Fish Market provides a brief non-technical descri</w:t>
      </w:r>
      <w:r w:rsidR="004807BF" w:rsidRPr="004F6A71">
        <w:rPr>
          <w:b/>
          <w:rPrChange w:id="28" w:author="Ishaan Dey" w:date="2019-04-20T14:22:00Z">
            <w:rPr/>
          </w:rPrChange>
        </w:rPr>
        <w:t>ption of how the market operated</w:t>
      </w:r>
      <w:r w:rsidR="0044133F" w:rsidRPr="004F6A71">
        <w:rPr>
          <w:b/>
          <w:rPrChange w:id="29" w:author="Ishaan Dey" w:date="2019-04-20T14:22:00Z">
            <w:rPr/>
          </w:rPrChange>
        </w:rPr>
        <w:t xml:space="preserve">. In </w:t>
      </w:r>
      <w:r w:rsidR="004807BF" w:rsidRPr="004F6A71">
        <w:rPr>
          <w:b/>
          <w:rPrChange w:id="30" w:author="Ishaan Dey" w:date="2019-04-20T14:22:00Z">
            <w:rPr/>
          </w:rPrChange>
        </w:rPr>
        <w:t>the 6</w:t>
      </w:r>
      <w:r w:rsidR="004807BF" w:rsidRPr="004F6A71">
        <w:rPr>
          <w:b/>
          <w:vertAlign w:val="superscript"/>
          <w:rPrChange w:id="31" w:author="Ishaan Dey" w:date="2019-04-20T14:22:00Z">
            <w:rPr>
              <w:vertAlign w:val="superscript"/>
            </w:rPr>
          </w:rPrChange>
        </w:rPr>
        <w:t>th</w:t>
      </w:r>
      <w:r w:rsidR="004807BF" w:rsidRPr="004F6A71">
        <w:rPr>
          <w:b/>
          <w:rPrChange w:id="32" w:author="Ishaan Dey" w:date="2019-04-20T14:22:00Z">
            <w:rPr/>
          </w:rPrChange>
        </w:rPr>
        <w:t xml:space="preserve"> edition, </w:t>
      </w:r>
      <w:proofErr w:type="spellStart"/>
      <w:r w:rsidR="004807BF" w:rsidRPr="004F6A71">
        <w:rPr>
          <w:b/>
          <w:rPrChange w:id="33" w:author="Ishaan Dey" w:date="2019-04-20T14:22:00Z">
            <w:rPr/>
          </w:rPrChange>
        </w:rPr>
        <w:t>S</w:t>
      </w:r>
      <w:r w:rsidR="0044133F" w:rsidRPr="004F6A71">
        <w:rPr>
          <w:b/>
          <w:rPrChange w:id="34" w:author="Ishaan Dey" w:date="2019-04-20T14:22:00Z">
            <w:rPr/>
          </w:rPrChange>
        </w:rPr>
        <w:t>tudenmund</w:t>
      </w:r>
      <w:proofErr w:type="spellEnd"/>
      <w:r w:rsidR="004807BF" w:rsidRPr="004F6A71">
        <w:rPr>
          <w:b/>
          <w:rPrChange w:id="35" w:author="Ishaan Dey" w:date="2019-04-20T14:22:00Z">
            <w:rPr/>
          </w:rPrChange>
        </w:rPr>
        <w:t xml:space="preserve"> advised</w:t>
      </w:r>
      <w:r w:rsidR="0044133F" w:rsidRPr="004F6A71">
        <w:rPr>
          <w:b/>
          <w:rPrChange w:id="36" w:author="Ishaan Dey" w:date="2019-04-20T14:22:00Z">
            <w:rPr/>
          </w:rPrChange>
        </w:rPr>
        <w:t xml:space="preserve"> (Rule 3, p. 385) that one should be “intimately familiar with the subject being investigated – its history, institutions, operating constraints, measurement peculiarities, cultural customs, and so on . . .” I would like you to begin by looking at this article. If you access Virgo you will see a menu along the top bar. Click on “Databases.” Under the heading “Popular Links” you will find JSTOR. Click on JSTOR. You can focus your search best by using the “Advanced Search” option. Using the bibliographic information given above you should quickly be able to access a pdf of the </w:t>
      </w:r>
      <w:r w:rsidR="0044133F" w:rsidRPr="004F6A71">
        <w:rPr>
          <w:b/>
          <w:i/>
          <w:rPrChange w:id="37" w:author="Ishaan Dey" w:date="2019-04-20T14:22:00Z">
            <w:rPr>
              <w:i/>
            </w:rPr>
          </w:rPrChange>
        </w:rPr>
        <w:t>Journal of Economic Perspectives</w:t>
      </w:r>
      <w:r w:rsidR="0044133F" w:rsidRPr="004F6A71">
        <w:rPr>
          <w:b/>
          <w:rPrChange w:id="38" w:author="Ishaan Dey" w:date="2019-04-20T14:22:00Z">
            <w:rPr/>
          </w:rPrChange>
        </w:rPr>
        <w:t xml:space="preserve"> article.</w:t>
      </w:r>
      <w:r w:rsidR="00712A2C" w:rsidRPr="004F6A71">
        <w:rPr>
          <w:b/>
          <w:rPrChange w:id="39" w:author="Ishaan Dey" w:date="2019-04-20T14:22:00Z">
            <w:rPr/>
          </w:rPrChange>
        </w:rPr>
        <w:t xml:space="preserve"> According to this article, what are the factors that chiefly determine the quantity of fish supplied? What daily purchasing pattern was commonly observed among the customers who came to the market?</w:t>
      </w:r>
      <w:r w:rsidR="003E283A" w:rsidRPr="004F6A71">
        <w:rPr>
          <w:b/>
          <w:rPrChange w:id="40" w:author="Ishaan Dey" w:date="2019-04-20T14:22:00Z">
            <w:rPr/>
          </w:rPrChange>
        </w:rPr>
        <w:t xml:space="preserve">    </w:t>
      </w:r>
      <w:r w:rsidR="00B760A5" w:rsidRPr="004F6A71">
        <w:rPr>
          <w:b/>
          <w:color w:val="FFFFFF"/>
          <w:sz w:val="2"/>
          <w:szCs w:val="2"/>
          <w:rPrChange w:id="41" w:author="Ishaan Dey" w:date="2019-04-20T14:22:00Z">
            <w:rPr>
              <w:color w:val="FFFFFF"/>
              <w:sz w:val="2"/>
              <w:szCs w:val="2"/>
            </w:rPr>
          </w:rPrChange>
        </w:rPr>
        <w:t>Sp9b</w:t>
      </w:r>
    </w:p>
    <w:p w:rsidR="00432E13" w:rsidRPr="00432E13" w:rsidRDefault="00432E13" w:rsidP="00BD55AA">
      <w:pPr>
        <w:pStyle w:val="Sp19b"/>
        <w:rPr>
          <w:sz w:val="2"/>
          <w:szCs w:val="2"/>
        </w:rPr>
      </w:pPr>
    </w:p>
    <w:p w:rsidR="000C1718" w:rsidRDefault="000C1718" w:rsidP="000C1718">
      <w:pPr>
        <w:pStyle w:val="Sp19b"/>
        <w:rPr>
          <w:ins w:id="42" w:author="Ishaan Dey" w:date="2019-04-25T18:37:00Z"/>
        </w:rPr>
      </w:pPr>
      <w:ins w:id="43" w:author="Ishaan Dey" w:date="2019-04-25T18:37:00Z">
        <w:r>
          <w:t>“Quantity supplied was primarily determined by weather conditions. Wind and waves are the greatest determinant of the quantity of fish likely to be caught.” (</w:t>
        </w:r>
        <w:proofErr w:type="spellStart"/>
        <w:r>
          <w:t>pg</w:t>
        </w:r>
        <w:proofErr w:type="spellEnd"/>
        <w:r>
          <w:t xml:space="preserve"> 211)</w:t>
        </w:r>
      </w:ins>
    </w:p>
    <w:p w:rsidR="008B102F" w:rsidRDefault="000C1718" w:rsidP="000C1718">
      <w:pPr>
        <w:pStyle w:val="Sp19b"/>
      </w:pPr>
      <w:ins w:id="44" w:author="Ishaan Dey" w:date="2019-04-25T18:37:00Z">
        <w:r>
          <w:t>“Most buyers followed distinct purchasing patterns. Monday, Thursday and Friday were big days, but Tuesday and Wednesday were relatively quiet.” (</w:t>
        </w:r>
        <w:proofErr w:type="spellStart"/>
        <w:r>
          <w:t>pg</w:t>
        </w:r>
        <w:proofErr w:type="spellEnd"/>
        <w:r>
          <w:t xml:space="preserve"> 211)</w:t>
        </w:r>
      </w:ins>
    </w:p>
    <w:p w:rsidR="000C1718" w:rsidRDefault="000C1718">
      <w:pPr>
        <w:rPr>
          <w:ins w:id="45" w:author="Ishaan Dey" w:date="2019-04-25T18:34:00Z"/>
          <w:rFonts w:ascii="Lori" w:hAnsi="Lori" w:cs="Arial"/>
          <w:sz w:val="22"/>
        </w:rPr>
      </w:pPr>
      <w:ins w:id="46" w:author="Ishaan Dey" w:date="2019-04-25T18:34:00Z">
        <w:r>
          <w:br w:type="page"/>
        </w:r>
      </w:ins>
    </w:p>
    <w:p w:rsidR="005B2A11" w:rsidRPr="00300D67" w:rsidDel="008B102F" w:rsidRDefault="005B2A11">
      <w:pPr>
        <w:pStyle w:val="Sp19b"/>
        <w:tabs>
          <w:tab w:val="left" w:pos="5490"/>
        </w:tabs>
        <w:rPr>
          <w:del w:id="47" w:author="Ishaan Dey" w:date="2019-04-20T14:42:00Z"/>
        </w:rPr>
        <w:pPrChange w:id="48" w:author="Ishaan Dey" w:date="2019-04-25T18:36:00Z">
          <w:pPr>
            <w:pStyle w:val="Sp19b"/>
          </w:pPr>
        </w:pPrChange>
      </w:pPr>
      <w:r w:rsidRPr="00300D67">
        <w:lastRenderedPageBreak/>
        <w:t>Step II</w:t>
      </w:r>
    </w:p>
    <w:p w:rsidR="005B2A11" w:rsidRPr="00300D67" w:rsidRDefault="005B2A11">
      <w:pPr>
        <w:pStyle w:val="Sp19b"/>
        <w:tabs>
          <w:tab w:val="left" w:pos="5490"/>
        </w:tabs>
        <w:pPrChange w:id="49" w:author="Ishaan Dey" w:date="2019-04-25T18:36:00Z">
          <w:pPr>
            <w:pStyle w:val="Sp19b"/>
          </w:pPr>
        </w:pPrChange>
      </w:pPr>
    </w:p>
    <w:p w:rsidR="003B217B" w:rsidRPr="008B102F" w:rsidRDefault="00686C4C" w:rsidP="003B217B">
      <w:pPr>
        <w:pStyle w:val="Sp19b"/>
        <w:rPr>
          <w:b/>
          <w:rPrChange w:id="50" w:author="Ishaan Dey" w:date="2019-04-20T14:33:00Z">
            <w:rPr/>
          </w:rPrChange>
        </w:rPr>
      </w:pPr>
      <w:r w:rsidRPr="008B102F">
        <w:rPr>
          <w:b/>
          <w:rPrChange w:id="51" w:author="Ishaan Dey" w:date="2019-04-20T14:33:00Z">
            <w:rPr/>
          </w:rPrChange>
        </w:rPr>
        <w:t xml:space="preserve">(3 points) </w:t>
      </w:r>
      <w:r w:rsidR="005B2A11" w:rsidRPr="008B102F">
        <w:rPr>
          <w:b/>
          <w:rPrChange w:id="52" w:author="Ishaan Dey" w:date="2019-04-20T14:33:00Z">
            <w:rPr/>
          </w:rPrChange>
        </w:rPr>
        <w:t>The data set consists of 111 daily observations</w:t>
      </w:r>
      <w:r w:rsidR="00CF1409" w:rsidRPr="008B102F">
        <w:rPr>
          <w:b/>
          <w:rPrChange w:id="53" w:author="Ishaan Dey" w:date="2019-04-20T14:33:00Z">
            <w:rPr/>
          </w:rPrChange>
        </w:rPr>
        <w:t xml:space="preserve">.  </w:t>
      </w:r>
      <w:r w:rsidR="007255E3" w:rsidRPr="008B102F">
        <w:rPr>
          <w:b/>
          <w:rPrChange w:id="54" w:author="Ishaan Dey" w:date="2019-04-20T14:33:00Z">
            <w:rPr/>
          </w:rPrChange>
        </w:rPr>
        <w:t xml:space="preserve">Code the string variables as integer variables. Then summarize your data and include a copy of the summary in your report. </w:t>
      </w:r>
      <w:r w:rsidR="00CF1409" w:rsidRPr="008B102F">
        <w:rPr>
          <w:b/>
          <w:rPrChange w:id="55" w:author="Ishaan Dey" w:date="2019-04-20T14:33:00Z">
            <w:rPr/>
          </w:rPrChange>
        </w:rPr>
        <w:t>T</w:t>
      </w:r>
      <w:r w:rsidR="004C6E1B" w:rsidRPr="008B102F">
        <w:rPr>
          <w:b/>
          <w:rPrChange w:id="56" w:author="Ishaan Dey" w:date="2019-04-20T14:33:00Z">
            <w:rPr/>
          </w:rPrChange>
        </w:rPr>
        <w:t xml:space="preserve">he quantity and price data are for Whiting. </w:t>
      </w:r>
      <w:r w:rsidR="005B2A11" w:rsidRPr="008B102F">
        <w:rPr>
          <w:b/>
          <w:rPrChange w:id="57" w:author="Ishaan Dey" w:date="2019-04-20T14:33:00Z">
            <w:rPr/>
          </w:rPrChange>
        </w:rPr>
        <w:t>Fit a “demand curve” to this data using ordinary least squares.</w:t>
      </w:r>
      <w:r w:rsidR="002B5FB2" w:rsidRPr="008B102F">
        <w:rPr>
          <w:b/>
          <w:rPrChange w:id="58" w:author="Ishaan Dey" w:date="2019-04-20T14:33:00Z">
            <w:rPr/>
          </w:rPrChange>
        </w:rPr>
        <w:t xml:space="preserve"> Let the dependent variable be </w:t>
      </w:r>
      <w:proofErr w:type="spellStart"/>
      <w:r w:rsidR="006F588B" w:rsidRPr="008B102F">
        <w:rPr>
          <w:b/>
          <w:rPrChange w:id="59" w:author="Ishaan Dey" w:date="2019-04-20T14:33:00Z">
            <w:rPr/>
          </w:rPrChange>
        </w:rPr>
        <w:t>Lnqty</w:t>
      </w:r>
      <w:proofErr w:type="spellEnd"/>
      <w:r w:rsidR="003D6656" w:rsidRPr="008B102F">
        <w:rPr>
          <w:b/>
          <w:rPrChange w:id="60" w:author="Ishaan Dey" w:date="2019-04-20T14:33:00Z">
            <w:rPr/>
          </w:rPrChange>
        </w:rPr>
        <w:t>, which is the natural log of quantity,</w:t>
      </w:r>
      <w:r w:rsidR="005B2A11" w:rsidRPr="008B102F">
        <w:rPr>
          <w:b/>
          <w:rPrChange w:id="61" w:author="Ishaan Dey" w:date="2019-04-20T14:33:00Z">
            <w:rPr/>
          </w:rPrChange>
        </w:rPr>
        <w:t xml:space="preserve"> and the right-hand-side variables be </w:t>
      </w:r>
      <w:proofErr w:type="spellStart"/>
      <w:r w:rsidR="006F588B" w:rsidRPr="008B102F">
        <w:rPr>
          <w:b/>
          <w:rPrChange w:id="62" w:author="Ishaan Dey" w:date="2019-04-20T14:33:00Z">
            <w:rPr/>
          </w:rPrChange>
        </w:rPr>
        <w:t>Lnprice</w:t>
      </w:r>
      <w:proofErr w:type="spellEnd"/>
      <w:r w:rsidR="003D6656" w:rsidRPr="008B102F">
        <w:rPr>
          <w:b/>
          <w:rPrChange w:id="63" w:author="Ishaan Dey" w:date="2019-04-20T14:33:00Z">
            <w:rPr/>
          </w:rPrChange>
        </w:rPr>
        <w:t>, which is the natural log of price,</w:t>
      </w:r>
      <w:r w:rsidR="005B2A11" w:rsidRPr="008B102F">
        <w:rPr>
          <w:b/>
          <w:rPrChange w:id="64" w:author="Ishaan Dey" w:date="2019-04-20T14:33:00Z">
            <w:rPr/>
          </w:rPrChange>
        </w:rPr>
        <w:t xml:space="preserve"> and a set of day-of-the-week dummies. </w:t>
      </w:r>
      <w:r w:rsidR="004C6E1B" w:rsidRPr="008B102F">
        <w:rPr>
          <w:b/>
          <w:rPrChange w:id="65" w:author="Ishaan Dey" w:date="2019-04-20T14:33:00Z">
            <w:rPr/>
          </w:rPrChange>
        </w:rPr>
        <w:t xml:space="preserve">Use </w:t>
      </w:r>
      <w:r w:rsidR="001331CF" w:rsidRPr="008B102F">
        <w:rPr>
          <w:b/>
          <w:rPrChange w:id="66" w:author="Ishaan Dey" w:date="2019-04-20T14:33:00Z">
            <w:rPr/>
          </w:rPrChange>
        </w:rPr>
        <w:t>Friday</w:t>
      </w:r>
      <w:r w:rsidR="004C6E1B" w:rsidRPr="008B102F">
        <w:rPr>
          <w:b/>
          <w:rPrChange w:id="67" w:author="Ishaan Dey" w:date="2019-04-20T14:33:00Z">
            <w:rPr/>
          </w:rPrChange>
        </w:rPr>
        <w:t xml:space="preserve"> as the left-out category. </w:t>
      </w:r>
      <w:r w:rsidR="005B2A11" w:rsidRPr="008B102F">
        <w:rPr>
          <w:b/>
          <w:rPrChange w:id="68" w:author="Ishaan Dey" w:date="2019-04-20T14:33:00Z">
            <w:rPr/>
          </w:rPrChange>
        </w:rPr>
        <w:t>Include a copy of the results in your report.</w:t>
      </w:r>
      <w:r w:rsidR="003E283A" w:rsidRPr="008B102F">
        <w:rPr>
          <w:b/>
          <w:rPrChange w:id="69" w:author="Ishaan Dey" w:date="2019-04-20T14:33:00Z">
            <w:rPr/>
          </w:rPrChange>
        </w:rPr>
        <w:t xml:space="preserve">     </w:t>
      </w:r>
      <w:r w:rsidR="00B760A5" w:rsidRPr="008B102F">
        <w:rPr>
          <w:b/>
          <w:color w:val="FFFFFF"/>
          <w:sz w:val="2"/>
          <w:szCs w:val="2"/>
          <w:rPrChange w:id="70" w:author="Ishaan Dey" w:date="2019-04-20T14:33:00Z">
            <w:rPr>
              <w:color w:val="FFFFFF"/>
              <w:sz w:val="2"/>
              <w:szCs w:val="2"/>
            </w:rPr>
          </w:rPrChange>
        </w:rPr>
        <w:t>Sp9b</w:t>
      </w:r>
    </w:p>
    <w:p w:rsidR="003B217B" w:rsidRDefault="0079626F" w:rsidP="003B217B">
      <w:pPr>
        <w:pStyle w:val="Sp19b"/>
        <w:rPr>
          <w:ins w:id="71" w:author="Ishaan Dey" w:date="2019-04-20T14:42:00Z"/>
        </w:rPr>
      </w:pPr>
      <w:ins w:id="72" w:author="Ishaan Dey" w:date="2019-04-20T14:46:00Z">
        <w:r w:rsidRPr="0079626F">
          <w:rPr>
            <w:noProof/>
          </w:rPr>
          <w:drawing>
            <wp:inline distT="0" distB="0" distL="0" distR="0" wp14:anchorId="5BE3A43B" wp14:editId="035868D4">
              <wp:extent cx="54864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1660"/>
                      </a:xfrm>
                      <a:prstGeom prst="rect">
                        <a:avLst/>
                      </a:prstGeom>
                    </pic:spPr>
                  </pic:pic>
                </a:graphicData>
              </a:graphic>
            </wp:inline>
          </w:drawing>
        </w:r>
      </w:ins>
    </w:p>
    <w:p w:rsidR="008B102F" w:rsidRPr="00300D67" w:rsidRDefault="008B102F" w:rsidP="003B217B">
      <w:pPr>
        <w:pStyle w:val="Sp19b"/>
      </w:pPr>
    </w:p>
    <w:p w:rsidR="00432E13" w:rsidRPr="00432E13" w:rsidRDefault="00432E13" w:rsidP="00432E13">
      <w:pPr>
        <w:pStyle w:val="Sp19b"/>
        <w:rPr>
          <w:sz w:val="2"/>
          <w:szCs w:val="2"/>
        </w:rPr>
      </w:pPr>
    </w:p>
    <w:p w:rsidR="004C6E1B" w:rsidRPr="00300D67" w:rsidDel="008B102F" w:rsidRDefault="004C6E1B" w:rsidP="00BD55AA">
      <w:pPr>
        <w:pStyle w:val="Sp19b"/>
        <w:rPr>
          <w:del w:id="73" w:author="Ishaan Dey" w:date="2019-04-20T14:42:00Z"/>
        </w:rPr>
      </w:pPr>
      <w:r w:rsidRPr="00300D67">
        <w:t>Step III</w:t>
      </w:r>
    </w:p>
    <w:p w:rsidR="004C6E1B" w:rsidRPr="00300D67" w:rsidRDefault="004C6E1B" w:rsidP="00BD55AA">
      <w:pPr>
        <w:pStyle w:val="Sp19b"/>
      </w:pPr>
    </w:p>
    <w:p w:rsidR="00205317" w:rsidRDefault="00686C4C" w:rsidP="003B217B">
      <w:pPr>
        <w:pStyle w:val="Sp19b"/>
        <w:rPr>
          <w:ins w:id="74" w:author="Ishaan Dey" w:date="2019-04-22T14:20:00Z"/>
          <w:b/>
        </w:rPr>
      </w:pPr>
      <w:r w:rsidRPr="0079626F">
        <w:rPr>
          <w:b/>
          <w:rPrChange w:id="75" w:author="Ishaan Dey" w:date="2019-04-20T14:46:00Z">
            <w:rPr/>
          </w:rPrChange>
        </w:rPr>
        <w:t xml:space="preserve">(6 points) </w:t>
      </w:r>
      <w:r w:rsidR="004C6E1B" w:rsidRPr="0079626F">
        <w:rPr>
          <w:b/>
          <w:rPrChange w:id="76" w:author="Ishaan Dey" w:date="2019-04-20T14:46:00Z">
            <w:rPr/>
          </w:rPrChange>
        </w:rPr>
        <w:t xml:space="preserve">Ignoring for the moment any concerns about simultaneous equations bias, how would you interpret the estimated coefficient you obtained </w:t>
      </w:r>
      <w:r w:rsidR="004C5535" w:rsidRPr="0079626F">
        <w:rPr>
          <w:b/>
          <w:rPrChange w:id="77" w:author="Ishaan Dey" w:date="2019-04-20T14:46:00Z">
            <w:rPr/>
          </w:rPrChange>
        </w:rPr>
        <w:t xml:space="preserve">in Step II </w:t>
      </w:r>
      <w:r w:rsidR="004C6E1B" w:rsidRPr="0079626F">
        <w:rPr>
          <w:b/>
          <w:rPrChange w:id="78" w:author="Ishaan Dey" w:date="2019-04-20T14:46:00Z">
            <w:rPr/>
          </w:rPrChange>
        </w:rPr>
        <w:t xml:space="preserve">for </w:t>
      </w:r>
      <w:proofErr w:type="spellStart"/>
      <w:r w:rsidR="006F588B" w:rsidRPr="0079626F">
        <w:rPr>
          <w:b/>
          <w:rPrChange w:id="79" w:author="Ishaan Dey" w:date="2019-04-20T14:46:00Z">
            <w:rPr/>
          </w:rPrChange>
        </w:rPr>
        <w:t>Lnprice</w:t>
      </w:r>
      <w:proofErr w:type="spellEnd"/>
      <w:r w:rsidR="004C6E1B" w:rsidRPr="0079626F">
        <w:rPr>
          <w:b/>
          <w:rPrChange w:id="80" w:author="Ishaan Dey" w:date="2019-04-20T14:46:00Z">
            <w:rPr/>
          </w:rPrChange>
        </w:rPr>
        <w:t xml:space="preserve">? The estimated coefficient you obtained </w:t>
      </w:r>
      <w:r w:rsidR="004C5535" w:rsidRPr="0079626F">
        <w:rPr>
          <w:b/>
          <w:rPrChange w:id="81" w:author="Ishaan Dey" w:date="2019-04-20T14:46:00Z">
            <w:rPr/>
          </w:rPrChange>
        </w:rPr>
        <w:t xml:space="preserve">in Step II </w:t>
      </w:r>
      <w:r w:rsidR="004C6E1B" w:rsidRPr="0079626F">
        <w:rPr>
          <w:b/>
          <w:rPrChange w:id="82" w:author="Ishaan Dey" w:date="2019-04-20T14:46:00Z">
            <w:rPr/>
          </w:rPrChange>
        </w:rPr>
        <w:t>for the dummy variable for Wednesday? Be precise.</w:t>
      </w:r>
      <w:r w:rsidR="003E283A" w:rsidRPr="0079626F">
        <w:rPr>
          <w:b/>
          <w:rPrChange w:id="83" w:author="Ishaan Dey" w:date="2019-04-20T14:46:00Z">
            <w:rPr/>
          </w:rPrChange>
        </w:rPr>
        <w:t xml:space="preserve">   </w:t>
      </w:r>
    </w:p>
    <w:p w:rsidR="003B217B" w:rsidRPr="0079626F" w:rsidRDefault="00205317" w:rsidP="003B217B">
      <w:pPr>
        <w:pStyle w:val="Sp19b"/>
        <w:rPr>
          <w:b/>
          <w:rPrChange w:id="84" w:author="Ishaan Dey" w:date="2019-04-20T14:46:00Z">
            <w:rPr/>
          </w:rPrChange>
        </w:rPr>
      </w:pPr>
      <w:ins w:id="85" w:author="Ishaan Dey" w:date="2019-04-22T14:20:00Z">
        <w:r>
          <w:t xml:space="preserve">We expect to see a </w:t>
        </w:r>
        <w:r w:rsidR="00506B0B">
          <w:t>-.563% shift</w:t>
        </w:r>
      </w:ins>
      <w:ins w:id="86" w:author="Ishaan Dey" w:date="2019-04-22T14:21:00Z">
        <w:r w:rsidR="00506B0B">
          <w:t xml:space="preserve"> in quantity </w:t>
        </w:r>
      </w:ins>
      <w:ins w:id="87" w:author="Ishaan Dey" w:date="2019-04-25T18:41:00Z">
        <w:r w:rsidR="00A74C4E">
          <w:t>demanded</w:t>
        </w:r>
      </w:ins>
      <w:ins w:id="88" w:author="Ishaan Dey" w:date="2019-04-22T14:21:00Z">
        <w:r w:rsidR="00506B0B">
          <w:t xml:space="preserve"> following</w:t>
        </w:r>
      </w:ins>
      <w:ins w:id="89" w:author="Ishaan Dey" w:date="2019-04-22T14:20:00Z">
        <w:r w:rsidR="00506B0B">
          <w:t xml:space="preserve"> </w:t>
        </w:r>
      </w:ins>
      <w:ins w:id="90" w:author="Ishaan Dey" w:date="2019-04-22T14:21:00Z">
        <w:r w:rsidR="00506B0B">
          <w:t>a 1% increase in price</w:t>
        </w:r>
      </w:ins>
      <w:ins w:id="91" w:author="Ishaan Dey" w:date="2019-04-22T15:17:00Z">
        <w:r w:rsidR="008151F6">
          <w:t>, holding all else constant</w:t>
        </w:r>
      </w:ins>
      <w:ins w:id="92" w:author="Ishaan Dey" w:date="2019-04-22T14:21:00Z">
        <w:r w:rsidR="00506B0B">
          <w:t xml:space="preserve">. We expect a -.559% shift in quantity </w:t>
        </w:r>
      </w:ins>
      <w:ins w:id="93" w:author="Ishaan Dey" w:date="2019-04-25T18:41:00Z">
        <w:r w:rsidR="00A74C4E">
          <w:t>demanded</w:t>
        </w:r>
      </w:ins>
      <w:ins w:id="94" w:author="Ishaan Dey" w:date="2019-04-22T14:21:00Z">
        <w:r w:rsidR="00506B0B">
          <w:t xml:space="preserve"> on Wednesd</w:t>
        </w:r>
      </w:ins>
      <w:ins w:id="95" w:author="Ishaan Dey" w:date="2019-04-22T14:22:00Z">
        <w:r w:rsidR="00506B0B">
          <w:t>ays relative to Fridays</w:t>
        </w:r>
      </w:ins>
      <w:ins w:id="96" w:author="Ishaan Dey" w:date="2019-04-22T15:17:00Z">
        <w:r w:rsidR="008151F6">
          <w:t>, holding all els</w:t>
        </w:r>
      </w:ins>
      <w:ins w:id="97" w:author="Ishaan Dey" w:date="2019-04-22T15:18:00Z">
        <w:r w:rsidR="008151F6">
          <w:t>e constant</w:t>
        </w:r>
      </w:ins>
      <w:ins w:id="98" w:author="Ishaan Dey" w:date="2019-04-22T14:22:00Z">
        <w:r w:rsidR="00506B0B">
          <w:t xml:space="preserve">. </w:t>
        </w:r>
      </w:ins>
      <w:r w:rsidR="003E283A" w:rsidRPr="0079626F">
        <w:rPr>
          <w:b/>
          <w:rPrChange w:id="99" w:author="Ishaan Dey" w:date="2019-04-20T14:46:00Z">
            <w:rPr/>
          </w:rPrChange>
        </w:rPr>
        <w:t xml:space="preserve">  </w:t>
      </w:r>
      <w:r w:rsidR="00B760A5" w:rsidRPr="0079626F">
        <w:rPr>
          <w:b/>
          <w:color w:val="FFFFFF"/>
          <w:sz w:val="2"/>
          <w:szCs w:val="2"/>
          <w:rPrChange w:id="100" w:author="Ishaan Dey" w:date="2019-04-20T14:46:00Z">
            <w:rPr>
              <w:color w:val="FFFFFF"/>
              <w:sz w:val="2"/>
              <w:szCs w:val="2"/>
            </w:rPr>
          </w:rPrChange>
        </w:rPr>
        <w:t>Sp9b</w:t>
      </w:r>
    </w:p>
    <w:p w:rsidR="003B217B" w:rsidRPr="003E283A" w:rsidRDefault="003B217B" w:rsidP="003B217B">
      <w:pPr>
        <w:pStyle w:val="Sp19b"/>
        <w:rPr>
          <w:color w:val="FF0000"/>
          <w:sz w:val="36"/>
          <w:szCs w:val="36"/>
        </w:rPr>
      </w:pPr>
    </w:p>
    <w:p w:rsidR="003B217B" w:rsidRPr="00300D67" w:rsidDel="00506B0B" w:rsidRDefault="003B217B" w:rsidP="003B217B">
      <w:pPr>
        <w:pStyle w:val="Sp19b"/>
        <w:rPr>
          <w:del w:id="101" w:author="Ishaan Dey" w:date="2019-04-22T14:22:00Z"/>
        </w:rPr>
      </w:pPr>
    </w:p>
    <w:p w:rsidR="00965D87" w:rsidRPr="00300D67" w:rsidDel="0079626F" w:rsidRDefault="00FF7297" w:rsidP="00BD55AA">
      <w:pPr>
        <w:pStyle w:val="Sp19b"/>
        <w:rPr>
          <w:del w:id="102" w:author="Ishaan Dey" w:date="2019-04-20T14:48:00Z"/>
        </w:rPr>
      </w:pPr>
      <w:del w:id="103" w:author="Ishaan Dey" w:date="2019-04-22T14:22:00Z">
        <w:r w:rsidDel="00506B0B">
          <w:br w:type="page"/>
        </w:r>
      </w:del>
      <w:r w:rsidR="00AB5884" w:rsidRPr="00300D67">
        <w:t>Step IV</w:t>
      </w:r>
    </w:p>
    <w:p w:rsidR="004C5535" w:rsidRPr="00300D67" w:rsidRDefault="004C5535" w:rsidP="00BD55AA">
      <w:pPr>
        <w:pStyle w:val="Sp19b"/>
      </w:pPr>
    </w:p>
    <w:p w:rsidR="003B217B" w:rsidRPr="0079626F" w:rsidRDefault="00686C4C" w:rsidP="003B217B">
      <w:pPr>
        <w:pStyle w:val="Sp19b"/>
        <w:rPr>
          <w:b/>
          <w:rPrChange w:id="104" w:author="Ishaan Dey" w:date="2019-04-20T14:48:00Z">
            <w:rPr/>
          </w:rPrChange>
        </w:rPr>
      </w:pPr>
      <w:r w:rsidRPr="0079626F">
        <w:rPr>
          <w:b/>
          <w:rPrChange w:id="105" w:author="Ishaan Dey" w:date="2019-04-20T14:48:00Z">
            <w:rPr/>
          </w:rPrChange>
        </w:rPr>
        <w:t xml:space="preserve">(6 points) </w:t>
      </w:r>
      <w:r w:rsidR="00DF38CD" w:rsidRPr="0079626F">
        <w:rPr>
          <w:b/>
          <w:rPrChange w:id="106" w:author="Ishaan Dey" w:date="2019-04-20T14:48:00Z">
            <w:rPr/>
          </w:rPrChange>
        </w:rPr>
        <w:t xml:space="preserve">Would we expect </w:t>
      </w:r>
      <w:r w:rsidR="004C5535" w:rsidRPr="0079626F">
        <w:rPr>
          <w:b/>
          <w:rPrChange w:id="107" w:author="Ishaan Dey" w:date="2019-04-20T14:48:00Z">
            <w:rPr/>
          </w:rPrChange>
        </w:rPr>
        <w:t xml:space="preserve">the </w:t>
      </w:r>
      <w:r w:rsidR="00DF38CD" w:rsidRPr="0079626F">
        <w:rPr>
          <w:b/>
          <w:rPrChange w:id="108" w:author="Ishaan Dey" w:date="2019-04-20T14:48:00Z">
            <w:rPr/>
          </w:rPrChange>
        </w:rPr>
        <w:t xml:space="preserve">simultaneous equations bias present in Step II to have biased the coefficient </w:t>
      </w:r>
      <w:r w:rsidR="004C5535" w:rsidRPr="0079626F">
        <w:rPr>
          <w:b/>
          <w:rPrChange w:id="109" w:author="Ishaan Dey" w:date="2019-04-20T14:48:00Z">
            <w:rPr/>
          </w:rPrChange>
        </w:rPr>
        <w:t xml:space="preserve">of </w:t>
      </w:r>
      <w:proofErr w:type="spellStart"/>
      <w:r w:rsidR="006F588B" w:rsidRPr="0079626F">
        <w:rPr>
          <w:b/>
          <w:rPrChange w:id="110" w:author="Ishaan Dey" w:date="2019-04-20T14:48:00Z">
            <w:rPr/>
          </w:rPrChange>
        </w:rPr>
        <w:t>Lnprice</w:t>
      </w:r>
      <w:proofErr w:type="spellEnd"/>
      <w:r w:rsidR="004C5535" w:rsidRPr="0079626F">
        <w:rPr>
          <w:b/>
          <w:rPrChange w:id="111" w:author="Ishaan Dey" w:date="2019-04-20T14:48:00Z">
            <w:rPr/>
          </w:rPrChange>
        </w:rPr>
        <w:t xml:space="preserve"> </w:t>
      </w:r>
      <w:r w:rsidR="00DF38CD" w:rsidRPr="0079626F">
        <w:rPr>
          <w:b/>
          <w:rPrChange w:id="112" w:author="Ishaan Dey" w:date="2019-04-20T14:48:00Z">
            <w:rPr/>
          </w:rPrChange>
        </w:rPr>
        <w:t xml:space="preserve">in a </w:t>
      </w:r>
      <w:r w:rsidR="00D875D4" w:rsidRPr="0079626F">
        <w:rPr>
          <w:b/>
          <w:rPrChange w:id="113" w:author="Ishaan Dey" w:date="2019-04-20T14:48:00Z">
            <w:rPr/>
          </w:rPrChange>
        </w:rPr>
        <w:t xml:space="preserve">negative </w:t>
      </w:r>
      <w:r w:rsidR="00DF38CD" w:rsidRPr="0079626F">
        <w:rPr>
          <w:b/>
          <w:rPrChange w:id="114" w:author="Ishaan Dey" w:date="2019-04-20T14:48:00Z">
            <w:rPr/>
          </w:rPrChange>
        </w:rPr>
        <w:t xml:space="preserve">or </w:t>
      </w:r>
      <w:r w:rsidR="00D875D4" w:rsidRPr="0079626F">
        <w:rPr>
          <w:b/>
          <w:rPrChange w:id="115" w:author="Ishaan Dey" w:date="2019-04-20T14:48:00Z">
            <w:rPr/>
          </w:rPrChange>
        </w:rPr>
        <w:t xml:space="preserve">positive </w:t>
      </w:r>
      <w:r w:rsidR="00DF38CD" w:rsidRPr="0079626F">
        <w:rPr>
          <w:b/>
          <w:rPrChange w:id="116" w:author="Ishaan Dey" w:date="2019-04-20T14:48:00Z">
            <w:rPr/>
          </w:rPrChange>
        </w:rPr>
        <w:t xml:space="preserve">direction? Work out the direction of the bias from first principles, taking the discussion in </w:t>
      </w:r>
      <w:proofErr w:type="spellStart"/>
      <w:r w:rsidR="00DF38CD" w:rsidRPr="0079626F">
        <w:rPr>
          <w:b/>
          <w:rPrChange w:id="117" w:author="Ishaan Dey" w:date="2019-04-20T14:48:00Z">
            <w:rPr/>
          </w:rPrChange>
        </w:rPr>
        <w:t>Studenmund</w:t>
      </w:r>
      <w:proofErr w:type="spellEnd"/>
      <w:r w:rsidR="00DF38CD" w:rsidRPr="0079626F">
        <w:rPr>
          <w:b/>
          <w:rPrChange w:id="118" w:author="Ishaan Dey" w:date="2019-04-20T14:48:00Z">
            <w:rPr/>
          </w:rPrChange>
        </w:rPr>
        <w:t xml:space="preserve"> that occurs in conjunction with equations (14.2) and (14.3) as a model. You may assume the sup</w:t>
      </w:r>
      <w:r w:rsidR="004C5535" w:rsidRPr="0079626F">
        <w:rPr>
          <w:b/>
          <w:rPrChange w:id="119" w:author="Ishaan Dey" w:date="2019-04-20T14:48:00Z">
            <w:rPr/>
          </w:rPrChange>
        </w:rPr>
        <w:t>ply curve has a positive slope.</w:t>
      </w:r>
      <w:r w:rsidR="003E283A" w:rsidRPr="0079626F">
        <w:rPr>
          <w:b/>
          <w:rPrChange w:id="120" w:author="Ishaan Dey" w:date="2019-04-20T14:48:00Z">
            <w:rPr/>
          </w:rPrChange>
        </w:rPr>
        <w:t xml:space="preserve">  </w:t>
      </w:r>
      <w:r w:rsidR="00B760A5" w:rsidRPr="0079626F">
        <w:rPr>
          <w:b/>
          <w:color w:val="FFFFFF"/>
          <w:sz w:val="2"/>
          <w:szCs w:val="2"/>
          <w:rPrChange w:id="121" w:author="Ishaan Dey" w:date="2019-04-20T14:48:00Z">
            <w:rPr>
              <w:color w:val="FFFFFF"/>
              <w:sz w:val="2"/>
              <w:szCs w:val="2"/>
            </w:rPr>
          </w:rPrChange>
        </w:rPr>
        <w:t>Sp9b</w:t>
      </w:r>
    </w:p>
    <w:p w:rsidR="003B217B" w:rsidRDefault="00506B0B" w:rsidP="003B217B">
      <w:pPr>
        <w:pStyle w:val="Sp19b"/>
        <w:rPr>
          <w:ins w:id="122" w:author="Ishaan Dey" w:date="2019-04-20T14:56:00Z"/>
        </w:rPr>
      </w:pPr>
      <w:ins w:id="123" w:author="Ishaan Dey" w:date="2019-04-22T14:22:00Z">
        <w:r>
          <w:t xml:space="preserve">We would expect a positive (upwards) bias on the coefficient of </w:t>
        </w:r>
        <w:proofErr w:type="spellStart"/>
        <w:r>
          <w:t>Lnprice</w:t>
        </w:r>
        <w:proofErr w:type="spellEnd"/>
        <w:r>
          <w:t>, as</w:t>
        </w:r>
      </w:ins>
      <w:ins w:id="124" w:author="Ishaan Dey" w:date="2019-04-25T18:50:00Z">
        <w:r w:rsidR="00A74C4E">
          <w:t xml:space="preserve"> </w:t>
        </w:r>
        <w:r w:rsidR="00CF3D4E">
          <w:t>the error terms are correlated with the endogenous variable</w:t>
        </w:r>
      </w:ins>
      <w:ins w:id="125" w:author="Ishaan Dey" w:date="2019-04-25T18:52:00Z">
        <w:r w:rsidR="0007742F">
          <w:t>.</w:t>
        </w:r>
      </w:ins>
    </w:p>
    <w:p w:rsidR="004702D8" w:rsidRPr="00300D67" w:rsidRDefault="004702D8" w:rsidP="003B217B">
      <w:pPr>
        <w:pStyle w:val="Sp19b"/>
      </w:pPr>
    </w:p>
    <w:p w:rsidR="00432E13" w:rsidRPr="00432E13" w:rsidRDefault="00432E13" w:rsidP="00432E13">
      <w:pPr>
        <w:pStyle w:val="Sp19b"/>
        <w:rPr>
          <w:sz w:val="2"/>
          <w:szCs w:val="2"/>
        </w:rPr>
      </w:pPr>
    </w:p>
    <w:p w:rsidR="00506B0B" w:rsidRDefault="00506B0B">
      <w:pPr>
        <w:rPr>
          <w:ins w:id="126" w:author="Ishaan Dey" w:date="2019-04-22T14:22:00Z"/>
          <w:rFonts w:ascii="Lori" w:hAnsi="Lori" w:cs="Arial"/>
          <w:sz w:val="22"/>
        </w:rPr>
      </w:pPr>
      <w:ins w:id="127" w:author="Ishaan Dey" w:date="2019-04-22T14:22:00Z">
        <w:r>
          <w:br w:type="page"/>
        </w:r>
      </w:ins>
    </w:p>
    <w:p w:rsidR="004C5535" w:rsidRPr="00300D67" w:rsidDel="00805328" w:rsidRDefault="004C5535" w:rsidP="00BD55AA">
      <w:pPr>
        <w:pStyle w:val="Sp19b"/>
        <w:rPr>
          <w:del w:id="128" w:author="Ishaan Dey" w:date="2019-04-22T14:59:00Z"/>
        </w:rPr>
      </w:pPr>
      <w:r w:rsidRPr="00300D67">
        <w:lastRenderedPageBreak/>
        <w:t>Step V</w:t>
      </w:r>
    </w:p>
    <w:p w:rsidR="004C5535" w:rsidRPr="00300D67" w:rsidRDefault="004C5535" w:rsidP="00BD55AA">
      <w:pPr>
        <w:pStyle w:val="Sp19b"/>
      </w:pPr>
    </w:p>
    <w:p w:rsidR="003B217B" w:rsidRPr="00D71B8C" w:rsidRDefault="00686C4C" w:rsidP="003B217B">
      <w:pPr>
        <w:pStyle w:val="Sp19b"/>
        <w:rPr>
          <w:b/>
          <w:color w:val="FF0000"/>
          <w:sz w:val="36"/>
          <w:szCs w:val="36"/>
          <w:rPrChange w:id="129" w:author="Ishaan Dey" w:date="2019-04-20T15:35:00Z">
            <w:rPr>
              <w:color w:val="FF0000"/>
              <w:sz w:val="36"/>
              <w:szCs w:val="36"/>
            </w:rPr>
          </w:rPrChange>
        </w:rPr>
      </w:pPr>
      <w:r w:rsidRPr="00D71B8C">
        <w:rPr>
          <w:b/>
          <w:rPrChange w:id="130" w:author="Ishaan Dey" w:date="2019-04-20T15:35:00Z">
            <w:rPr/>
          </w:rPrChange>
        </w:rPr>
        <w:t xml:space="preserve">(4 points) </w:t>
      </w:r>
      <w:r w:rsidR="004C5535" w:rsidRPr="00D71B8C">
        <w:rPr>
          <w:b/>
          <w:rPrChange w:id="131" w:author="Ishaan Dey" w:date="2019-04-20T15:35:00Z">
            <w:rPr/>
          </w:rPrChange>
        </w:rPr>
        <w:t xml:space="preserve">We wish to use </w:t>
      </w:r>
      <w:r w:rsidR="00DF38CD" w:rsidRPr="00D71B8C">
        <w:rPr>
          <w:b/>
          <w:rPrChange w:id="132" w:author="Ishaan Dey" w:date="2019-04-20T15:35:00Z">
            <w:rPr/>
          </w:rPrChange>
        </w:rPr>
        <w:t xml:space="preserve">two </w:t>
      </w:r>
      <w:r w:rsidR="002B5FB2" w:rsidRPr="00D71B8C">
        <w:rPr>
          <w:b/>
          <w:rPrChange w:id="133" w:author="Ishaan Dey" w:date="2019-04-20T15:35:00Z">
            <w:rPr/>
          </w:rPrChange>
        </w:rPr>
        <w:t xml:space="preserve">dummy variables based on </w:t>
      </w:r>
      <w:proofErr w:type="spellStart"/>
      <w:r w:rsidR="007255E3" w:rsidRPr="00D71B8C">
        <w:rPr>
          <w:b/>
          <w:rPrChange w:id="134" w:author="Ishaan Dey" w:date="2019-04-20T15:35:00Z">
            <w:rPr/>
          </w:rPrChange>
        </w:rPr>
        <w:t>s</w:t>
      </w:r>
      <w:r w:rsidR="00CB6EB1" w:rsidRPr="00D71B8C">
        <w:rPr>
          <w:b/>
          <w:rPrChange w:id="135" w:author="Ishaan Dey" w:date="2019-04-20T15:35:00Z">
            <w:rPr/>
          </w:rPrChange>
        </w:rPr>
        <w:t>ea</w:t>
      </w:r>
      <w:r w:rsidR="00F72E75" w:rsidRPr="00D71B8C">
        <w:rPr>
          <w:b/>
          <w:rPrChange w:id="136" w:author="Ishaan Dey" w:date="2019-04-20T15:35:00Z">
            <w:rPr/>
          </w:rPrChange>
        </w:rPr>
        <w:t>_</w:t>
      </w:r>
      <w:r w:rsidR="006F588B" w:rsidRPr="00D71B8C">
        <w:rPr>
          <w:b/>
          <w:rPrChange w:id="137" w:author="Ishaan Dey" w:date="2019-04-20T15:35:00Z">
            <w:rPr/>
          </w:rPrChange>
        </w:rPr>
        <w:t>c</w:t>
      </w:r>
      <w:r w:rsidR="00CB6EB1" w:rsidRPr="00D71B8C">
        <w:rPr>
          <w:b/>
          <w:rPrChange w:id="138" w:author="Ishaan Dey" w:date="2019-04-20T15:35:00Z">
            <w:rPr/>
          </w:rPrChange>
        </w:rPr>
        <w:t>onditions</w:t>
      </w:r>
      <w:proofErr w:type="spellEnd"/>
      <w:r w:rsidR="00AB5884" w:rsidRPr="00D71B8C">
        <w:rPr>
          <w:b/>
          <w:rPrChange w:id="139" w:author="Ishaan Dey" w:date="2019-04-20T15:35:00Z">
            <w:rPr/>
          </w:rPrChange>
        </w:rPr>
        <w:t xml:space="preserve"> </w:t>
      </w:r>
      <w:r w:rsidR="00DF38CD" w:rsidRPr="00D71B8C">
        <w:rPr>
          <w:b/>
          <w:rPrChange w:id="140" w:author="Ishaan Dey" w:date="2019-04-20T15:35:00Z">
            <w:rPr/>
          </w:rPrChange>
        </w:rPr>
        <w:t>as instrument</w:t>
      </w:r>
      <w:r w:rsidR="009A473D" w:rsidRPr="00D71B8C">
        <w:rPr>
          <w:b/>
          <w:rPrChange w:id="141" w:author="Ishaan Dey" w:date="2019-04-20T15:35:00Z">
            <w:rPr/>
          </w:rPrChange>
        </w:rPr>
        <w:t>s</w:t>
      </w:r>
      <w:r w:rsidR="00DF38CD" w:rsidRPr="00D71B8C">
        <w:rPr>
          <w:b/>
          <w:rPrChange w:id="142" w:author="Ishaan Dey" w:date="2019-04-20T15:35:00Z">
            <w:rPr/>
          </w:rPrChange>
        </w:rPr>
        <w:t xml:space="preserve"> for </w:t>
      </w:r>
      <w:proofErr w:type="spellStart"/>
      <w:r w:rsidR="006F588B" w:rsidRPr="00D71B8C">
        <w:rPr>
          <w:b/>
          <w:rPrChange w:id="143" w:author="Ishaan Dey" w:date="2019-04-20T15:35:00Z">
            <w:rPr/>
          </w:rPrChange>
        </w:rPr>
        <w:t>Lnprice</w:t>
      </w:r>
      <w:proofErr w:type="spellEnd"/>
      <w:r w:rsidR="004C5535" w:rsidRPr="00D71B8C">
        <w:rPr>
          <w:b/>
          <w:rPrChange w:id="144" w:author="Ishaan Dey" w:date="2019-04-20T15:35:00Z">
            <w:rPr/>
          </w:rPrChange>
        </w:rPr>
        <w:t xml:space="preserve"> in estimating the demand equation</w:t>
      </w:r>
      <w:r w:rsidR="00DF38CD" w:rsidRPr="00D71B8C">
        <w:rPr>
          <w:b/>
          <w:rPrChange w:id="145" w:author="Ishaan Dey" w:date="2019-04-20T15:35:00Z">
            <w:rPr/>
          </w:rPrChange>
        </w:rPr>
        <w:t xml:space="preserve">. </w:t>
      </w:r>
      <w:r w:rsidR="004C5535" w:rsidRPr="00D71B8C">
        <w:rPr>
          <w:b/>
          <w:rPrChange w:id="146" w:author="Ishaan Dey" w:date="2019-04-20T15:35:00Z">
            <w:rPr/>
          </w:rPrChange>
        </w:rPr>
        <w:t xml:space="preserve">Although we could do so by using the instrumental variable command, we will illustrate the basic idea behind </w:t>
      </w:r>
      <w:r w:rsidR="00AB5884" w:rsidRPr="00D71B8C">
        <w:rPr>
          <w:b/>
          <w:rPrChange w:id="147" w:author="Ishaan Dey" w:date="2019-04-20T15:35:00Z">
            <w:rPr/>
          </w:rPrChange>
        </w:rPr>
        <w:t xml:space="preserve">2SLS </w:t>
      </w:r>
      <w:r w:rsidR="004C5535" w:rsidRPr="00D71B8C">
        <w:rPr>
          <w:b/>
          <w:rPrChange w:id="148" w:author="Ishaan Dey" w:date="2019-04-20T15:35:00Z">
            <w:rPr/>
          </w:rPrChange>
        </w:rPr>
        <w:t xml:space="preserve">first </w:t>
      </w:r>
      <w:r w:rsidR="006A1D00" w:rsidRPr="00D71B8C">
        <w:rPr>
          <w:b/>
          <w:rPrChange w:id="149" w:author="Ishaan Dey" w:date="2019-04-20T15:35:00Z">
            <w:rPr/>
          </w:rPrChange>
        </w:rPr>
        <w:t>by using</w:t>
      </w:r>
      <w:r w:rsidR="00AB5884" w:rsidRPr="00D71B8C">
        <w:rPr>
          <w:b/>
          <w:rPrChange w:id="150" w:author="Ishaan Dey" w:date="2019-04-20T15:35:00Z">
            <w:rPr/>
          </w:rPrChange>
        </w:rPr>
        <w:t xml:space="preserve"> </w:t>
      </w:r>
      <w:r w:rsidR="006A1D00" w:rsidRPr="00D71B8C">
        <w:rPr>
          <w:b/>
          <w:rPrChange w:id="151" w:author="Ishaan Dey" w:date="2019-04-20T15:35:00Z">
            <w:rPr/>
          </w:rPrChange>
        </w:rPr>
        <w:t xml:space="preserve">the </w:t>
      </w:r>
      <w:proofErr w:type="gramStart"/>
      <w:r w:rsidR="006A1D00" w:rsidRPr="00D71B8C">
        <w:rPr>
          <w:b/>
          <w:rPrChange w:id="152" w:author="Ishaan Dey" w:date="2019-04-20T15:35:00Z">
            <w:rPr/>
          </w:rPrChange>
        </w:rPr>
        <w:t>two stage</w:t>
      </w:r>
      <w:proofErr w:type="gramEnd"/>
      <w:r w:rsidR="006A1D00" w:rsidRPr="00D71B8C">
        <w:rPr>
          <w:b/>
          <w:rPrChange w:id="153" w:author="Ishaan Dey" w:date="2019-04-20T15:35:00Z">
            <w:rPr/>
          </w:rPrChange>
        </w:rPr>
        <w:t xml:space="preserve"> procedure to get coefficient estimates</w:t>
      </w:r>
      <w:r w:rsidR="00A97847" w:rsidRPr="00D71B8C">
        <w:rPr>
          <w:b/>
          <w:rPrChange w:id="154" w:author="Ishaan Dey" w:date="2019-04-20T15:35:00Z">
            <w:rPr/>
          </w:rPrChange>
        </w:rPr>
        <w:t xml:space="preserve">, as </w:t>
      </w:r>
      <w:r w:rsidR="006A1D00" w:rsidRPr="00D71B8C">
        <w:rPr>
          <w:b/>
          <w:rPrChange w:id="155" w:author="Ishaan Dey" w:date="2019-04-20T15:35:00Z">
            <w:rPr/>
          </w:rPrChange>
        </w:rPr>
        <w:t xml:space="preserve">outlined by </w:t>
      </w:r>
      <w:proofErr w:type="spellStart"/>
      <w:r w:rsidR="006A1D00" w:rsidRPr="00D71B8C">
        <w:rPr>
          <w:b/>
          <w:rPrChange w:id="156" w:author="Ishaan Dey" w:date="2019-04-20T15:35:00Z">
            <w:rPr/>
          </w:rPrChange>
        </w:rPr>
        <w:t>Studenmund</w:t>
      </w:r>
      <w:proofErr w:type="spellEnd"/>
      <w:r w:rsidR="006A1D00" w:rsidRPr="00D71B8C">
        <w:rPr>
          <w:b/>
          <w:rPrChange w:id="157" w:author="Ishaan Dey" w:date="2019-04-20T15:35:00Z">
            <w:rPr/>
          </w:rPrChange>
        </w:rPr>
        <w:t xml:space="preserve"> on p. 4</w:t>
      </w:r>
      <w:r w:rsidR="00A97847" w:rsidRPr="00D71B8C">
        <w:rPr>
          <w:b/>
          <w:rPrChange w:id="158" w:author="Ishaan Dey" w:date="2019-04-20T15:35:00Z">
            <w:rPr/>
          </w:rPrChange>
        </w:rPr>
        <w:t>23</w:t>
      </w:r>
      <w:r w:rsidR="00666ED9" w:rsidRPr="00D71B8C">
        <w:rPr>
          <w:b/>
          <w:rPrChange w:id="159" w:author="Ishaan Dey" w:date="2019-04-20T15:35:00Z">
            <w:rPr/>
          </w:rPrChange>
        </w:rPr>
        <w:t>. Begin b</w:t>
      </w:r>
      <w:r w:rsidR="00AB5884" w:rsidRPr="00D71B8C">
        <w:rPr>
          <w:b/>
          <w:rPrChange w:id="160" w:author="Ishaan Dey" w:date="2019-04-20T15:35:00Z">
            <w:rPr/>
          </w:rPrChange>
        </w:rPr>
        <w:t xml:space="preserve">y fitting </w:t>
      </w:r>
      <w:r w:rsidR="00A97847" w:rsidRPr="00D71B8C">
        <w:rPr>
          <w:b/>
          <w:rPrChange w:id="161" w:author="Ishaan Dey" w:date="2019-04-20T15:35:00Z">
            <w:rPr/>
          </w:rPrChange>
        </w:rPr>
        <w:t>the</w:t>
      </w:r>
      <w:r w:rsidR="00AB5884" w:rsidRPr="00D71B8C">
        <w:rPr>
          <w:b/>
          <w:rPrChange w:id="162" w:author="Ishaan Dey" w:date="2019-04-20T15:35:00Z">
            <w:rPr/>
          </w:rPrChange>
        </w:rPr>
        <w:t xml:space="preserve"> first stage regression explaining the endogenous variable </w:t>
      </w:r>
      <w:r w:rsidR="00A97847" w:rsidRPr="00D71B8C">
        <w:rPr>
          <w:b/>
          <w:rPrChange w:id="163" w:author="Ishaan Dey" w:date="2019-04-20T15:35:00Z">
            <w:rPr/>
          </w:rPrChange>
        </w:rPr>
        <w:t>(</w:t>
      </w:r>
      <w:r w:rsidR="00AB5884" w:rsidRPr="00D71B8C">
        <w:rPr>
          <w:b/>
          <w:rPrChange w:id="164" w:author="Ishaan Dey" w:date="2019-04-20T15:35:00Z">
            <w:rPr/>
          </w:rPrChange>
        </w:rPr>
        <w:t>price</w:t>
      </w:r>
      <w:r w:rsidR="00A97847" w:rsidRPr="00D71B8C">
        <w:rPr>
          <w:b/>
          <w:rPrChange w:id="165" w:author="Ishaan Dey" w:date="2019-04-20T15:35:00Z">
            <w:rPr/>
          </w:rPrChange>
        </w:rPr>
        <w:t>)</w:t>
      </w:r>
      <w:r w:rsidR="00AB5884" w:rsidRPr="00D71B8C">
        <w:rPr>
          <w:b/>
          <w:rPrChange w:id="166" w:author="Ishaan Dey" w:date="2019-04-20T15:35:00Z">
            <w:rPr/>
          </w:rPrChange>
        </w:rPr>
        <w:t xml:space="preserve"> </w:t>
      </w:r>
      <w:r w:rsidR="004C5535" w:rsidRPr="00D71B8C">
        <w:rPr>
          <w:b/>
          <w:rPrChange w:id="167" w:author="Ishaan Dey" w:date="2019-04-20T15:35:00Z">
            <w:rPr/>
          </w:rPrChange>
        </w:rPr>
        <w:t xml:space="preserve">with the </w:t>
      </w:r>
      <w:r w:rsidR="00A97847" w:rsidRPr="00D71B8C">
        <w:rPr>
          <w:b/>
          <w:rPrChange w:id="168" w:author="Ishaan Dey" w:date="2019-04-20T15:35:00Z">
            <w:rPr/>
          </w:rPrChange>
        </w:rPr>
        <w:t xml:space="preserve">exogenous and predetermined </w:t>
      </w:r>
      <w:r w:rsidR="004C5535" w:rsidRPr="00D71B8C">
        <w:rPr>
          <w:b/>
          <w:rPrChange w:id="169" w:author="Ishaan Dey" w:date="2019-04-20T15:35:00Z">
            <w:rPr/>
          </w:rPrChange>
        </w:rPr>
        <w:t xml:space="preserve">variables </w:t>
      </w:r>
      <w:r w:rsidR="00A97847" w:rsidRPr="00D71B8C">
        <w:rPr>
          <w:b/>
          <w:rPrChange w:id="170" w:author="Ishaan Dey" w:date="2019-04-20T15:35:00Z">
            <w:rPr/>
          </w:rPrChange>
        </w:rPr>
        <w:t xml:space="preserve">(there are no predetermined variables in this case). </w:t>
      </w:r>
      <w:r w:rsidR="00666ED9" w:rsidRPr="00D71B8C">
        <w:rPr>
          <w:b/>
          <w:rPrChange w:id="171" w:author="Ishaan Dey" w:date="2019-04-20T15:35:00Z">
            <w:rPr/>
          </w:rPrChange>
        </w:rPr>
        <w:t>Include a copy in your report.</w:t>
      </w:r>
      <w:r w:rsidR="003E283A" w:rsidRPr="00D71B8C">
        <w:rPr>
          <w:b/>
          <w:rPrChange w:id="172" w:author="Ishaan Dey" w:date="2019-04-20T15:35:00Z">
            <w:rPr/>
          </w:rPrChange>
        </w:rPr>
        <w:t xml:space="preserve">    </w:t>
      </w:r>
      <w:r w:rsidR="00B760A5" w:rsidRPr="00D71B8C">
        <w:rPr>
          <w:b/>
          <w:color w:val="FFFFFF"/>
          <w:sz w:val="2"/>
          <w:szCs w:val="2"/>
          <w:rPrChange w:id="173" w:author="Ishaan Dey" w:date="2019-04-20T15:35:00Z">
            <w:rPr>
              <w:color w:val="FFFFFF"/>
              <w:sz w:val="2"/>
              <w:szCs w:val="2"/>
            </w:rPr>
          </w:rPrChange>
        </w:rPr>
        <w:t>Sp9b</w:t>
      </w:r>
    </w:p>
    <w:p w:rsidR="003B217B" w:rsidRPr="00D71B8C" w:rsidRDefault="007C45D0" w:rsidP="003B217B">
      <w:pPr>
        <w:pStyle w:val="Sp19b"/>
        <w:rPr>
          <w:ins w:id="174" w:author="Ishaan Dey" w:date="2019-04-20T15:35:00Z"/>
        </w:rPr>
      </w:pPr>
      <w:ins w:id="175" w:author="Ishaan Dey" w:date="2019-04-26T14:49:00Z">
        <w:r w:rsidRPr="007C45D0">
          <w:rPr>
            <w:noProof/>
          </w:rPr>
          <w:drawing>
            <wp:inline distT="0" distB="0" distL="0" distR="0" wp14:anchorId="36815A5F" wp14:editId="6AD8DC6B">
              <wp:extent cx="5486400" cy="2817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17495"/>
                      </a:xfrm>
                      <a:prstGeom prst="rect">
                        <a:avLst/>
                      </a:prstGeom>
                    </pic:spPr>
                  </pic:pic>
                </a:graphicData>
              </a:graphic>
            </wp:inline>
          </w:drawing>
        </w:r>
      </w:ins>
    </w:p>
    <w:p w:rsidR="00D71B8C" w:rsidRPr="00300D67" w:rsidRDefault="00D71B8C" w:rsidP="003B217B">
      <w:pPr>
        <w:pStyle w:val="Sp19b"/>
      </w:pPr>
    </w:p>
    <w:p w:rsidR="00432E13" w:rsidRPr="00432E13" w:rsidRDefault="00432E13" w:rsidP="00432E13">
      <w:pPr>
        <w:pStyle w:val="Sp19b"/>
        <w:rPr>
          <w:sz w:val="2"/>
          <w:szCs w:val="2"/>
        </w:rPr>
      </w:pPr>
    </w:p>
    <w:p w:rsidR="008369DC" w:rsidRPr="00300D67" w:rsidDel="0043164A" w:rsidRDefault="008369DC" w:rsidP="00BD55AA">
      <w:pPr>
        <w:pStyle w:val="Sp19b"/>
        <w:rPr>
          <w:del w:id="176" w:author="Ishaan Dey" w:date="2019-04-22T15:08:00Z"/>
        </w:rPr>
      </w:pPr>
      <w:r w:rsidRPr="00300D67">
        <w:t>Step VI</w:t>
      </w:r>
    </w:p>
    <w:p w:rsidR="008369DC" w:rsidRPr="00300D67" w:rsidRDefault="008369DC" w:rsidP="00BD55AA">
      <w:pPr>
        <w:pStyle w:val="Sp19b"/>
      </w:pPr>
    </w:p>
    <w:p w:rsidR="003B217B" w:rsidRDefault="00686C4C" w:rsidP="003B217B">
      <w:pPr>
        <w:pStyle w:val="Sp19b"/>
        <w:rPr>
          <w:ins w:id="177" w:author="Ishaan Dey" w:date="2019-04-22T15:10:00Z"/>
          <w:b/>
          <w:color w:val="FFFFFF"/>
          <w:sz w:val="2"/>
          <w:szCs w:val="2"/>
        </w:rPr>
      </w:pPr>
      <w:r w:rsidRPr="0043164A">
        <w:rPr>
          <w:b/>
          <w:rPrChange w:id="178" w:author="Ishaan Dey" w:date="2019-04-22T15:08:00Z">
            <w:rPr/>
          </w:rPrChange>
        </w:rPr>
        <w:t xml:space="preserve">(6 points) </w:t>
      </w:r>
      <w:r w:rsidR="008369DC" w:rsidRPr="0043164A">
        <w:rPr>
          <w:b/>
          <w:rPrChange w:id="179" w:author="Ishaan Dey" w:date="2019-04-22T15:08:00Z">
            <w:rPr/>
          </w:rPrChange>
        </w:rPr>
        <w:t xml:space="preserve">Are </w:t>
      </w:r>
      <w:r w:rsidR="002B5FB2" w:rsidRPr="0043164A">
        <w:rPr>
          <w:b/>
          <w:rPrChange w:id="180" w:author="Ishaan Dey" w:date="2019-04-22T15:08:00Z">
            <w:rPr/>
          </w:rPrChange>
        </w:rPr>
        <w:t xml:space="preserve">the </w:t>
      </w:r>
      <w:proofErr w:type="spellStart"/>
      <w:r w:rsidR="007255E3" w:rsidRPr="0043164A">
        <w:rPr>
          <w:b/>
          <w:rPrChange w:id="181" w:author="Ishaan Dey" w:date="2019-04-22T15:08:00Z">
            <w:rPr/>
          </w:rPrChange>
        </w:rPr>
        <w:t>s</w:t>
      </w:r>
      <w:r w:rsidR="00CB6EB1" w:rsidRPr="0043164A">
        <w:rPr>
          <w:b/>
          <w:rPrChange w:id="182" w:author="Ishaan Dey" w:date="2019-04-22T15:08:00Z">
            <w:rPr/>
          </w:rPrChange>
        </w:rPr>
        <w:t>ea</w:t>
      </w:r>
      <w:r w:rsidR="00F72E75" w:rsidRPr="0043164A">
        <w:rPr>
          <w:b/>
          <w:rPrChange w:id="183" w:author="Ishaan Dey" w:date="2019-04-22T15:08:00Z">
            <w:rPr/>
          </w:rPrChange>
        </w:rPr>
        <w:t>_</w:t>
      </w:r>
      <w:r w:rsidR="006F588B" w:rsidRPr="0043164A">
        <w:rPr>
          <w:b/>
          <w:rPrChange w:id="184" w:author="Ishaan Dey" w:date="2019-04-22T15:08:00Z">
            <w:rPr/>
          </w:rPrChange>
        </w:rPr>
        <w:t>c</w:t>
      </w:r>
      <w:r w:rsidR="00CB6EB1" w:rsidRPr="0043164A">
        <w:rPr>
          <w:b/>
          <w:rPrChange w:id="185" w:author="Ishaan Dey" w:date="2019-04-22T15:08:00Z">
            <w:rPr/>
          </w:rPrChange>
        </w:rPr>
        <w:t>onditions</w:t>
      </w:r>
      <w:proofErr w:type="spellEnd"/>
      <w:r w:rsidR="00517883" w:rsidRPr="0043164A">
        <w:rPr>
          <w:b/>
          <w:rPrChange w:id="186" w:author="Ishaan Dey" w:date="2019-04-22T15:08:00Z">
            <w:rPr/>
          </w:rPrChange>
        </w:rPr>
        <w:t xml:space="preserve"> dummy variables </w:t>
      </w:r>
      <w:r w:rsidR="008369DC" w:rsidRPr="0043164A">
        <w:rPr>
          <w:b/>
          <w:rPrChange w:id="187" w:author="Ishaan Dey" w:date="2019-04-22T15:08:00Z">
            <w:rPr/>
          </w:rPrChange>
        </w:rPr>
        <w:t xml:space="preserve">strongly correlated with </w:t>
      </w:r>
      <w:proofErr w:type="spellStart"/>
      <w:r w:rsidR="006F588B" w:rsidRPr="0043164A">
        <w:rPr>
          <w:b/>
          <w:rPrChange w:id="188" w:author="Ishaan Dey" w:date="2019-04-22T15:08:00Z">
            <w:rPr/>
          </w:rPrChange>
        </w:rPr>
        <w:t>Lnprice</w:t>
      </w:r>
      <w:proofErr w:type="spellEnd"/>
      <w:r w:rsidR="00517883" w:rsidRPr="0043164A">
        <w:rPr>
          <w:b/>
          <w:rPrChange w:id="189" w:author="Ishaan Dey" w:date="2019-04-22T15:08:00Z">
            <w:rPr/>
          </w:rPrChange>
        </w:rPr>
        <w:t>, or is there a danger that they are weak instruments? Compute an appropriate F-statistic and reach a conclusion based on that F-statistic. Include the output in your report. Hint: It is not the F-statistic</w:t>
      </w:r>
      <w:r w:rsidR="00E234C2" w:rsidRPr="0043164A">
        <w:rPr>
          <w:b/>
          <w:rPrChange w:id="190" w:author="Ishaan Dey" w:date="2019-04-22T15:08:00Z">
            <w:rPr/>
          </w:rPrChange>
        </w:rPr>
        <w:t xml:space="preserve"> testing overall significance</w:t>
      </w:r>
      <w:r w:rsidR="00517883" w:rsidRPr="0043164A">
        <w:rPr>
          <w:b/>
          <w:rPrChange w:id="191" w:author="Ishaan Dey" w:date="2019-04-22T15:08:00Z">
            <w:rPr/>
          </w:rPrChange>
        </w:rPr>
        <w:t xml:space="preserve"> on the Step V output.</w:t>
      </w:r>
      <w:r w:rsidR="003E283A" w:rsidRPr="0043164A">
        <w:rPr>
          <w:b/>
          <w:rPrChange w:id="192" w:author="Ishaan Dey" w:date="2019-04-22T15:08:00Z">
            <w:rPr/>
          </w:rPrChange>
        </w:rPr>
        <w:t xml:space="preserve">     </w:t>
      </w:r>
      <w:r w:rsidR="00B760A5" w:rsidRPr="0043164A">
        <w:rPr>
          <w:b/>
          <w:color w:val="FFFFFF"/>
          <w:sz w:val="2"/>
          <w:szCs w:val="2"/>
          <w:rPrChange w:id="193" w:author="Ishaan Dey" w:date="2019-04-22T15:08:00Z">
            <w:rPr>
              <w:color w:val="FFFFFF"/>
              <w:sz w:val="2"/>
              <w:szCs w:val="2"/>
            </w:rPr>
          </w:rPrChange>
        </w:rPr>
        <w:t>Sp9b</w:t>
      </w:r>
    </w:p>
    <w:p w:rsidR="008151F6" w:rsidRPr="0043164A" w:rsidRDefault="008151F6" w:rsidP="003B217B">
      <w:pPr>
        <w:pStyle w:val="Sp19b"/>
        <w:rPr>
          <w:b/>
          <w:color w:val="FF0000"/>
          <w:sz w:val="36"/>
          <w:szCs w:val="36"/>
          <w:rPrChange w:id="194" w:author="Ishaan Dey" w:date="2019-04-22T15:08:00Z">
            <w:rPr>
              <w:color w:val="FF0000"/>
              <w:sz w:val="36"/>
              <w:szCs w:val="36"/>
            </w:rPr>
          </w:rPrChange>
        </w:rPr>
      </w:pPr>
      <w:ins w:id="195" w:author="Ishaan Dey" w:date="2019-04-22T15:10:00Z">
        <w:r w:rsidRPr="008151F6">
          <w:rPr>
            <w:b/>
            <w:noProof/>
            <w:color w:val="FF0000"/>
            <w:sz w:val="36"/>
            <w:szCs w:val="36"/>
          </w:rPr>
          <w:drawing>
            <wp:inline distT="0" distB="0" distL="0" distR="0" wp14:anchorId="7C445705" wp14:editId="4B898BAB">
              <wp:extent cx="5486400" cy="1085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085850"/>
                      </a:xfrm>
                      <a:prstGeom prst="rect">
                        <a:avLst/>
                      </a:prstGeom>
                    </pic:spPr>
                  </pic:pic>
                </a:graphicData>
              </a:graphic>
            </wp:inline>
          </w:drawing>
        </w:r>
      </w:ins>
    </w:p>
    <w:p w:rsidR="003B217B" w:rsidRDefault="0043164A" w:rsidP="003B217B">
      <w:pPr>
        <w:pStyle w:val="Sp19b"/>
        <w:rPr>
          <w:ins w:id="196" w:author="Ishaan Dey" w:date="2019-04-22T15:08:00Z"/>
        </w:rPr>
      </w:pPr>
      <w:ins w:id="197" w:author="Ishaan Dey" w:date="2019-04-22T15:08:00Z">
        <w:r>
          <w:t>The sea</w:t>
        </w:r>
      </w:ins>
      <w:ins w:id="198" w:author="Ishaan Dey" w:date="2019-04-22T15:09:00Z">
        <w:r>
          <w:t xml:space="preserve"> </w:t>
        </w:r>
      </w:ins>
      <w:ins w:id="199" w:author="Ishaan Dey" w:date="2019-04-22T15:08:00Z">
        <w:r>
          <w:t>condition</w:t>
        </w:r>
      </w:ins>
      <w:ins w:id="200" w:author="Ishaan Dey" w:date="2019-04-22T15:09:00Z">
        <w:r>
          <w:t xml:space="preserve"> variables appear to be sufficiently associated with </w:t>
        </w:r>
        <w:proofErr w:type="spellStart"/>
        <w:r>
          <w:t>Lnprice</w:t>
        </w:r>
        <w:proofErr w:type="spellEnd"/>
        <w:r>
          <w:t>. This is because the overall F-statistic (15.83) is greater than 10</w:t>
        </w:r>
      </w:ins>
      <w:ins w:id="201" w:author="Ishaan Dey" w:date="2019-04-22T15:11:00Z">
        <w:r w:rsidR="008151F6">
          <w:t>, so we can thus reject the null hypothesis that the</w:t>
        </w:r>
      </w:ins>
      <w:ins w:id="202" w:author="Ishaan Dey" w:date="2019-04-22T15:12:00Z">
        <w:r w:rsidR="008151F6">
          <w:t xml:space="preserve"> instruments are weak</w:t>
        </w:r>
      </w:ins>
      <w:ins w:id="203" w:author="Ishaan Dey" w:date="2019-04-25T18:54:00Z">
        <w:r w:rsidR="0007742F">
          <w:t>ly associa</w:t>
        </w:r>
      </w:ins>
      <w:ins w:id="204" w:author="Ishaan Dey" w:date="2019-04-25T18:55:00Z">
        <w:r w:rsidR="0007742F">
          <w:t xml:space="preserve">ted with </w:t>
        </w:r>
        <w:proofErr w:type="spellStart"/>
        <w:r w:rsidR="0007742F">
          <w:t>Lnprice</w:t>
        </w:r>
        <w:proofErr w:type="spellEnd"/>
        <w:r w:rsidR="0007742F">
          <w:t>.</w:t>
        </w:r>
      </w:ins>
      <w:ins w:id="205" w:author="Ishaan Dey" w:date="2019-04-22T15:12:00Z">
        <w:r w:rsidR="008151F6">
          <w:t xml:space="preserve"> </w:t>
        </w:r>
      </w:ins>
    </w:p>
    <w:p w:rsidR="0043164A" w:rsidRDefault="0043164A" w:rsidP="003B217B">
      <w:pPr>
        <w:pStyle w:val="Sp19b"/>
        <w:rPr>
          <w:ins w:id="206" w:author="Ishaan Dey" w:date="2019-04-22T15:08:00Z"/>
        </w:rPr>
      </w:pPr>
    </w:p>
    <w:p w:rsidR="0043164A" w:rsidRPr="00300D67" w:rsidRDefault="0043164A" w:rsidP="003B217B">
      <w:pPr>
        <w:pStyle w:val="Sp19b"/>
      </w:pPr>
    </w:p>
    <w:p w:rsidR="00432E13" w:rsidRPr="00432E13" w:rsidRDefault="00432E13" w:rsidP="00432E13">
      <w:pPr>
        <w:pStyle w:val="Sp19b"/>
        <w:rPr>
          <w:sz w:val="2"/>
          <w:szCs w:val="2"/>
        </w:rPr>
      </w:pPr>
    </w:p>
    <w:p w:rsidR="0007742F" w:rsidRDefault="0007742F">
      <w:pPr>
        <w:rPr>
          <w:ins w:id="207" w:author="Ishaan Dey" w:date="2019-04-25T18:55:00Z"/>
          <w:rFonts w:ascii="Lori" w:hAnsi="Lori" w:cs="Arial"/>
          <w:sz w:val="22"/>
        </w:rPr>
      </w:pPr>
      <w:ins w:id="208" w:author="Ishaan Dey" w:date="2019-04-25T18:55:00Z">
        <w:r>
          <w:br w:type="page"/>
        </w:r>
      </w:ins>
    </w:p>
    <w:p w:rsidR="00517883" w:rsidRPr="00300D67" w:rsidDel="0043164A" w:rsidRDefault="00517883" w:rsidP="00BD55AA">
      <w:pPr>
        <w:pStyle w:val="Sp19b"/>
        <w:rPr>
          <w:del w:id="209" w:author="Ishaan Dey" w:date="2019-04-22T15:08:00Z"/>
        </w:rPr>
      </w:pPr>
      <w:r w:rsidRPr="00300D67">
        <w:lastRenderedPageBreak/>
        <w:t>Step VII</w:t>
      </w:r>
    </w:p>
    <w:p w:rsidR="00517883" w:rsidRPr="00300D67" w:rsidRDefault="00517883" w:rsidP="00BD55AA">
      <w:pPr>
        <w:pStyle w:val="Sp19b"/>
      </w:pPr>
    </w:p>
    <w:p w:rsidR="003B217B" w:rsidRPr="008151F6" w:rsidRDefault="00686C4C" w:rsidP="003B217B">
      <w:pPr>
        <w:pStyle w:val="Sp19b"/>
        <w:rPr>
          <w:b/>
          <w:color w:val="FF0000"/>
          <w:sz w:val="36"/>
          <w:szCs w:val="36"/>
          <w:rPrChange w:id="210" w:author="Ishaan Dey" w:date="2019-04-22T15:14:00Z">
            <w:rPr>
              <w:color w:val="FF0000"/>
              <w:sz w:val="36"/>
              <w:szCs w:val="36"/>
            </w:rPr>
          </w:rPrChange>
        </w:rPr>
      </w:pPr>
      <w:r w:rsidRPr="008151F6">
        <w:rPr>
          <w:b/>
          <w:rPrChange w:id="211" w:author="Ishaan Dey" w:date="2019-04-22T15:14:00Z">
            <w:rPr/>
          </w:rPrChange>
        </w:rPr>
        <w:t xml:space="preserve">(6 points) </w:t>
      </w:r>
      <w:r w:rsidR="00517883" w:rsidRPr="008151F6">
        <w:rPr>
          <w:b/>
          <w:rPrChange w:id="212" w:author="Ishaan Dey" w:date="2019-04-22T15:14:00Z">
            <w:rPr/>
          </w:rPrChange>
        </w:rPr>
        <w:t xml:space="preserve">Use the regression fit in Step V to predict </w:t>
      </w:r>
      <w:proofErr w:type="spellStart"/>
      <w:r w:rsidR="006F588B" w:rsidRPr="008151F6">
        <w:rPr>
          <w:b/>
          <w:rPrChange w:id="213" w:author="Ishaan Dey" w:date="2019-04-22T15:14:00Z">
            <w:rPr/>
          </w:rPrChange>
        </w:rPr>
        <w:t>Lnprice</w:t>
      </w:r>
      <w:proofErr w:type="spellEnd"/>
      <w:r w:rsidR="00CF1409" w:rsidRPr="008151F6">
        <w:rPr>
          <w:b/>
          <w:rPrChange w:id="214" w:author="Ishaan Dey" w:date="2019-04-22T15:14:00Z">
            <w:rPr/>
          </w:rPrChange>
        </w:rPr>
        <w:t>.  T</w:t>
      </w:r>
      <w:r w:rsidR="00517883" w:rsidRPr="008151F6">
        <w:rPr>
          <w:b/>
          <w:rPrChange w:id="215" w:author="Ishaan Dey" w:date="2019-04-22T15:14:00Z">
            <w:rPr/>
          </w:rPrChange>
        </w:rPr>
        <w:t xml:space="preserve">hen repeat Step II using the predicted value of </w:t>
      </w:r>
      <w:proofErr w:type="spellStart"/>
      <w:r w:rsidR="006F588B" w:rsidRPr="008151F6">
        <w:rPr>
          <w:b/>
          <w:rPrChange w:id="216" w:author="Ishaan Dey" w:date="2019-04-22T15:14:00Z">
            <w:rPr/>
          </w:rPrChange>
        </w:rPr>
        <w:t>Lnprice</w:t>
      </w:r>
      <w:proofErr w:type="spellEnd"/>
      <w:r w:rsidR="00517883" w:rsidRPr="008151F6">
        <w:rPr>
          <w:b/>
          <w:rPrChange w:id="217" w:author="Ishaan Dey" w:date="2019-04-22T15:14:00Z">
            <w:rPr/>
          </w:rPrChange>
        </w:rPr>
        <w:t xml:space="preserve"> in place of </w:t>
      </w:r>
      <w:proofErr w:type="spellStart"/>
      <w:r w:rsidR="006F588B" w:rsidRPr="008151F6">
        <w:rPr>
          <w:b/>
          <w:rPrChange w:id="218" w:author="Ishaan Dey" w:date="2019-04-22T15:14:00Z">
            <w:rPr/>
          </w:rPrChange>
        </w:rPr>
        <w:t>Lnprice</w:t>
      </w:r>
      <w:proofErr w:type="spellEnd"/>
      <w:r w:rsidR="00517883" w:rsidRPr="008151F6">
        <w:rPr>
          <w:b/>
          <w:rPrChange w:id="219" w:author="Ishaan Dey" w:date="2019-04-22T15:14:00Z">
            <w:rPr/>
          </w:rPrChange>
        </w:rPr>
        <w:t>.</w:t>
      </w:r>
      <w:r w:rsidR="00E22A11" w:rsidRPr="008151F6">
        <w:rPr>
          <w:b/>
          <w:rPrChange w:id="220" w:author="Ishaan Dey" w:date="2019-04-22T15:14:00Z">
            <w:rPr/>
          </w:rPrChange>
        </w:rPr>
        <w:t xml:space="preserve"> (That is, per</w:t>
      </w:r>
      <w:r w:rsidR="00D10B23" w:rsidRPr="008151F6">
        <w:rPr>
          <w:b/>
          <w:rPrChange w:id="221" w:author="Ishaan Dey" w:date="2019-04-22T15:14:00Z">
            <w:rPr/>
          </w:rPrChange>
        </w:rPr>
        <w:t xml:space="preserve">form Stage Two as described on </w:t>
      </w:r>
      <w:r w:rsidR="00E22A11" w:rsidRPr="008151F6">
        <w:rPr>
          <w:b/>
          <w:rPrChange w:id="222" w:author="Ishaan Dey" w:date="2019-04-22T15:14:00Z">
            <w:rPr/>
          </w:rPrChange>
        </w:rPr>
        <w:t>p. 4</w:t>
      </w:r>
      <w:r w:rsidR="00A97847" w:rsidRPr="008151F6">
        <w:rPr>
          <w:b/>
          <w:rPrChange w:id="223" w:author="Ishaan Dey" w:date="2019-04-22T15:14:00Z">
            <w:rPr/>
          </w:rPrChange>
        </w:rPr>
        <w:t>23</w:t>
      </w:r>
      <w:r w:rsidR="00D10B23" w:rsidRPr="008151F6">
        <w:rPr>
          <w:b/>
          <w:rPrChange w:id="224" w:author="Ishaan Dey" w:date="2019-04-22T15:14:00Z">
            <w:rPr/>
          </w:rPrChange>
        </w:rPr>
        <w:t>.</w:t>
      </w:r>
      <w:r w:rsidR="00E22A11" w:rsidRPr="008151F6">
        <w:rPr>
          <w:b/>
          <w:rPrChange w:id="225" w:author="Ishaan Dey" w:date="2019-04-22T15:14:00Z">
            <w:rPr/>
          </w:rPrChange>
        </w:rPr>
        <w:t>) Include a copy of the output in your report.</w:t>
      </w:r>
      <w:r w:rsidR="003E283A" w:rsidRPr="008151F6">
        <w:rPr>
          <w:b/>
          <w:rPrChange w:id="226" w:author="Ishaan Dey" w:date="2019-04-22T15:14:00Z">
            <w:rPr/>
          </w:rPrChange>
        </w:rPr>
        <w:t xml:space="preserve">      </w:t>
      </w:r>
      <w:r w:rsidR="00B760A5" w:rsidRPr="008151F6">
        <w:rPr>
          <w:b/>
          <w:color w:val="FFFFFF"/>
          <w:sz w:val="2"/>
          <w:szCs w:val="2"/>
          <w:rPrChange w:id="227" w:author="Ishaan Dey" w:date="2019-04-22T15:14:00Z">
            <w:rPr>
              <w:color w:val="FFFFFF"/>
              <w:sz w:val="2"/>
              <w:szCs w:val="2"/>
            </w:rPr>
          </w:rPrChange>
        </w:rPr>
        <w:t>Sp9b</w:t>
      </w:r>
    </w:p>
    <w:p w:rsidR="003B217B" w:rsidRPr="00300D67" w:rsidRDefault="007C45D0" w:rsidP="003B217B">
      <w:pPr>
        <w:pStyle w:val="Sp19b"/>
      </w:pPr>
      <w:ins w:id="228" w:author="Ishaan Dey" w:date="2019-04-26T14:49:00Z">
        <w:r w:rsidRPr="007C45D0">
          <w:rPr>
            <w:noProof/>
          </w:rPr>
          <w:drawing>
            <wp:inline distT="0" distB="0" distL="0" distR="0" wp14:anchorId="5FACD02A" wp14:editId="2EB074C7">
              <wp:extent cx="5486400" cy="2704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704465"/>
                      </a:xfrm>
                      <a:prstGeom prst="rect">
                        <a:avLst/>
                      </a:prstGeom>
                    </pic:spPr>
                  </pic:pic>
                </a:graphicData>
              </a:graphic>
            </wp:inline>
          </w:drawing>
        </w:r>
      </w:ins>
    </w:p>
    <w:p w:rsidR="00432E13" w:rsidRPr="00432E13" w:rsidRDefault="00432E13" w:rsidP="00432E13">
      <w:pPr>
        <w:pStyle w:val="Sp19b"/>
        <w:rPr>
          <w:sz w:val="2"/>
          <w:szCs w:val="2"/>
        </w:rPr>
      </w:pPr>
    </w:p>
    <w:p w:rsidR="008151F6" w:rsidRDefault="008151F6" w:rsidP="00BD55AA">
      <w:pPr>
        <w:pStyle w:val="Sp19b"/>
        <w:rPr>
          <w:ins w:id="229" w:author="Ishaan Dey" w:date="2019-04-22T15:16:00Z"/>
        </w:rPr>
      </w:pPr>
    </w:p>
    <w:p w:rsidR="00001346" w:rsidRPr="00300D67" w:rsidDel="008151F6" w:rsidRDefault="00001346" w:rsidP="00BD55AA">
      <w:pPr>
        <w:pStyle w:val="Sp19b"/>
        <w:rPr>
          <w:del w:id="230" w:author="Ishaan Dey" w:date="2019-04-22T15:16:00Z"/>
        </w:rPr>
      </w:pPr>
      <w:r w:rsidRPr="00300D67">
        <w:t>Step VIII</w:t>
      </w:r>
    </w:p>
    <w:p w:rsidR="00001346" w:rsidRPr="00300D67" w:rsidRDefault="00001346" w:rsidP="00BD55AA">
      <w:pPr>
        <w:pStyle w:val="Sp19b"/>
      </w:pPr>
    </w:p>
    <w:p w:rsidR="003B217B" w:rsidRPr="008151F6" w:rsidRDefault="00686C4C" w:rsidP="003B217B">
      <w:pPr>
        <w:pStyle w:val="Sp19b"/>
        <w:rPr>
          <w:b/>
          <w:color w:val="FF0000"/>
          <w:sz w:val="36"/>
          <w:szCs w:val="36"/>
          <w:rPrChange w:id="231" w:author="Ishaan Dey" w:date="2019-04-22T15:16:00Z">
            <w:rPr>
              <w:color w:val="FF0000"/>
              <w:sz w:val="36"/>
              <w:szCs w:val="36"/>
            </w:rPr>
          </w:rPrChange>
        </w:rPr>
      </w:pPr>
      <w:r w:rsidRPr="008151F6">
        <w:rPr>
          <w:b/>
          <w:rPrChange w:id="232" w:author="Ishaan Dey" w:date="2019-04-22T15:16:00Z">
            <w:rPr/>
          </w:rPrChange>
        </w:rPr>
        <w:t xml:space="preserve">(7 points) </w:t>
      </w:r>
      <w:r w:rsidR="00001346" w:rsidRPr="008151F6">
        <w:rPr>
          <w:b/>
          <w:rPrChange w:id="233" w:author="Ishaan Dey" w:date="2019-04-22T15:16:00Z">
            <w:rPr/>
          </w:rPrChange>
        </w:rPr>
        <w:t>Carefully interpret the estimated coefficient you obtained on the price variable in Step VII. Did the coefficient change in the direction you’d have expected based on your analysis in Step IV? Can you use the t-statistics, p-values, and confidence intervals obtained in the Step VII regression to do statistical inference? Explain your answer.</w:t>
      </w:r>
      <w:r w:rsidR="003E283A" w:rsidRPr="008151F6">
        <w:rPr>
          <w:b/>
          <w:rPrChange w:id="234" w:author="Ishaan Dey" w:date="2019-04-22T15:16:00Z">
            <w:rPr/>
          </w:rPrChange>
        </w:rPr>
        <w:t xml:space="preserve">      </w:t>
      </w:r>
      <w:r w:rsidR="00B760A5" w:rsidRPr="008151F6">
        <w:rPr>
          <w:b/>
          <w:color w:val="FFFFFF"/>
          <w:sz w:val="2"/>
          <w:szCs w:val="2"/>
          <w:rPrChange w:id="235" w:author="Ishaan Dey" w:date="2019-04-22T15:16:00Z">
            <w:rPr>
              <w:color w:val="FFFFFF"/>
              <w:sz w:val="2"/>
              <w:szCs w:val="2"/>
            </w:rPr>
          </w:rPrChange>
        </w:rPr>
        <w:t>Sp9b</w:t>
      </w:r>
    </w:p>
    <w:p w:rsidR="002D57C3" w:rsidRDefault="008151F6" w:rsidP="003B217B">
      <w:pPr>
        <w:pStyle w:val="Sp19b"/>
        <w:rPr>
          <w:ins w:id="236" w:author="Ishaan Dey" w:date="2019-04-22T15:22:00Z"/>
        </w:rPr>
      </w:pPr>
      <w:ins w:id="237" w:author="Ishaan Dey" w:date="2019-04-22T15:17:00Z">
        <w:r>
          <w:t>We expect</w:t>
        </w:r>
      </w:ins>
      <w:ins w:id="238" w:author="Ishaan Dey" w:date="2019-04-22T15:18:00Z">
        <w:r>
          <w:t xml:space="preserve"> a</w:t>
        </w:r>
      </w:ins>
      <w:ins w:id="239" w:author="Ishaan Dey" w:date="2019-04-22T15:17:00Z">
        <w:r>
          <w:t xml:space="preserve"> </w:t>
        </w:r>
      </w:ins>
      <w:ins w:id="240" w:author="Ishaan Dey" w:date="2019-04-22T15:18:00Z">
        <w:r>
          <w:t>-.946%</w:t>
        </w:r>
      </w:ins>
      <w:ins w:id="241" w:author="Ishaan Dey" w:date="2019-04-22T15:17:00Z">
        <w:r>
          <w:t xml:space="preserve"> change in </w:t>
        </w:r>
      </w:ins>
      <w:ins w:id="242" w:author="Ishaan Dey" w:date="2019-04-22T15:18:00Z">
        <w:r>
          <w:t xml:space="preserve">quantity consumed following a 1% change in price, holding all else constant. This coefficient is </w:t>
        </w:r>
      </w:ins>
      <w:ins w:id="243" w:author="Ishaan Dey" w:date="2019-04-22T15:19:00Z">
        <w:r>
          <w:t xml:space="preserve">smaller relative to the initial OLS estimate (-.563%), indicating a </w:t>
        </w:r>
      </w:ins>
      <w:ins w:id="244" w:author="Ishaan Dey" w:date="2019-04-25T18:56:00Z">
        <w:r w:rsidR="0007742F">
          <w:t>positive</w:t>
        </w:r>
      </w:ins>
      <w:ins w:id="245" w:author="Ishaan Dey" w:date="2019-04-22T15:19:00Z">
        <w:r>
          <w:t xml:space="preserve"> bias</w:t>
        </w:r>
      </w:ins>
      <w:ins w:id="246" w:author="Ishaan Dey" w:date="2019-04-25T18:56:00Z">
        <w:r w:rsidR="0007742F">
          <w:t xml:space="preserve"> on the OLS estimate</w:t>
        </w:r>
      </w:ins>
      <w:ins w:id="247" w:author="Ishaan Dey" w:date="2019-04-22T15:19:00Z">
        <w:r>
          <w:t xml:space="preserve">. </w:t>
        </w:r>
      </w:ins>
    </w:p>
    <w:p w:rsidR="008151F6" w:rsidDel="0018677C" w:rsidRDefault="0007742F" w:rsidP="0018677C">
      <w:pPr>
        <w:pStyle w:val="Sp19b"/>
        <w:rPr>
          <w:del w:id="248" w:author="Ishaan Dey" w:date="2019-04-25T19:41:00Z"/>
        </w:rPr>
      </w:pPr>
      <w:ins w:id="249" w:author="Ishaan Dey" w:date="2019-04-25T18:59:00Z">
        <w:r>
          <w:t>The</w:t>
        </w:r>
        <w:r w:rsidRPr="0007742F">
          <w:t xml:space="preserve"> t-statistics, p-values, or confidence intervals obtained in Step VII </w:t>
        </w:r>
        <w:r>
          <w:t xml:space="preserve">cannot be used for </w:t>
        </w:r>
        <w:r w:rsidRPr="0007742F">
          <w:t xml:space="preserve">statistical inference because </w:t>
        </w:r>
      </w:ins>
      <w:ins w:id="250" w:author="Ishaan Dey" w:date="2019-04-25T19:39:00Z">
        <w:r w:rsidR="00671705">
          <w:t>the second stage in 2SLS uses fitted values of the endogenous variables, so the standard errors are larger and cannot accurately reflect the variance in the true values of the endog</w:t>
        </w:r>
      </w:ins>
      <w:ins w:id="251" w:author="Ishaan Dey" w:date="2019-04-25T19:40:00Z">
        <w:r w:rsidR="00671705">
          <w:t xml:space="preserve">enous variable. Because the t-statistic, and thus p-value and CI, use the SEs, we cannot </w:t>
        </w:r>
      </w:ins>
      <w:ins w:id="252" w:author="Ishaan Dey" w:date="2019-04-25T19:41:00Z">
        <w:r w:rsidR="0018677C">
          <w:t xml:space="preserve">conduct statistical inference. </w:t>
        </w:r>
      </w:ins>
    </w:p>
    <w:p w:rsidR="0018677C" w:rsidRPr="00300D67" w:rsidRDefault="0018677C">
      <w:pPr>
        <w:pStyle w:val="Sp19b"/>
        <w:rPr>
          <w:ins w:id="253" w:author="Ishaan Dey" w:date="2019-04-25T19:41:00Z"/>
        </w:rPr>
      </w:pPr>
    </w:p>
    <w:p w:rsidR="00432E13" w:rsidRPr="00432E13" w:rsidDel="0018677C" w:rsidRDefault="00432E13">
      <w:pPr>
        <w:pStyle w:val="Sp19b"/>
        <w:rPr>
          <w:del w:id="254" w:author="Ishaan Dey" w:date="2019-04-25T19:41:00Z"/>
          <w:sz w:val="2"/>
          <w:szCs w:val="2"/>
        </w:rPr>
      </w:pPr>
    </w:p>
    <w:p w:rsidR="002D57C3" w:rsidRDefault="002D57C3">
      <w:pPr>
        <w:pStyle w:val="Sp19b"/>
        <w:rPr>
          <w:ins w:id="255" w:author="Ishaan Dey" w:date="2019-04-22T15:24:00Z"/>
        </w:rPr>
        <w:pPrChange w:id="256" w:author="Ishaan Dey" w:date="2019-04-25T19:41:00Z">
          <w:pPr/>
        </w:pPrChange>
      </w:pPr>
      <w:ins w:id="257" w:author="Ishaan Dey" w:date="2019-04-22T15:24:00Z">
        <w:r>
          <w:br w:type="page"/>
        </w:r>
      </w:ins>
    </w:p>
    <w:p w:rsidR="00D05D59" w:rsidRPr="00300D67" w:rsidDel="002D57C3" w:rsidRDefault="00D05D59" w:rsidP="00BD55AA">
      <w:pPr>
        <w:pStyle w:val="Sp19b"/>
        <w:rPr>
          <w:del w:id="258" w:author="Ishaan Dey" w:date="2019-04-22T15:25:00Z"/>
        </w:rPr>
      </w:pPr>
      <w:r w:rsidRPr="00300D67">
        <w:lastRenderedPageBreak/>
        <w:t>Step IX</w:t>
      </w:r>
    </w:p>
    <w:p w:rsidR="00D05D59" w:rsidRPr="00300D67" w:rsidRDefault="00D05D59" w:rsidP="00BD55AA">
      <w:pPr>
        <w:pStyle w:val="Sp19b"/>
      </w:pPr>
    </w:p>
    <w:p w:rsidR="003B217B" w:rsidRPr="002D57C3" w:rsidRDefault="00686C4C" w:rsidP="003B217B">
      <w:pPr>
        <w:pStyle w:val="Sp19b"/>
        <w:rPr>
          <w:b/>
          <w:rPrChange w:id="259" w:author="Ishaan Dey" w:date="2019-04-22T15:25:00Z">
            <w:rPr/>
          </w:rPrChange>
        </w:rPr>
      </w:pPr>
      <w:r w:rsidRPr="002D57C3">
        <w:rPr>
          <w:b/>
          <w:rPrChange w:id="260" w:author="Ishaan Dey" w:date="2019-04-22T15:25:00Z">
            <w:rPr/>
          </w:rPrChange>
        </w:rPr>
        <w:t xml:space="preserve">(6 points) </w:t>
      </w:r>
      <w:r w:rsidR="00D05D59" w:rsidRPr="002D57C3">
        <w:rPr>
          <w:b/>
          <w:rPrChange w:id="261" w:author="Ishaan Dey" w:date="2019-04-22T15:25:00Z">
            <w:rPr/>
          </w:rPrChange>
        </w:rPr>
        <w:t xml:space="preserve">Now estimate the demand function from Step II with STATA’s instrumental variables estimation routine using the two </w:t>
      </w:r>
      <w:proofErr w:type="spellStart"/>
      <w:r w:rsidR="007255E3" w:rsidRPr="002D57C3">
        <w:rPr>
          <w:b/>
          <w:rPrChange w:id="262" w:author="Ishaan Dey" w:date="2019-04-22T15:25:00Z">
            <w:rPr/>
          </w:rPrChange>
        </w:rPr>
        <w:t>s</w:t>
      </w:r>
      <w:r w:rsidR="00CB6EB1" w:rsidRPr="002D57C3">
        <w:rPr>
          <w:b/>
          <w:rPrChange w:id="263" w:author="Ishaan Dey" w:date="2019-04-22T15:25:00Z">
            <w:rPr/>
          </w:rPrChange>
        </w:rPr>
        <w:t>ea</w:t>
      </w:r>
      <w:r w:rsidR="00F72E75" w:rsidRPr="002D57C3">
        <w:rPr>
          <w:b/>
          <w:rPrChange w:id="264" w:author="Ishaan Dey" w:date="2019-04-22T15:25:00Z">
            <w:rPr/>
          </w:rPrChange>
        </w:rPr>
        <w:t>_</w:t>
      </w:r>
      <w:r w:rsidR="00306BCE" w:rsidRPr="002D57C3">
        <w:rPr>
          <w:b/>
          <w:rPrChange w:id="265" w:author="Ishaan Dey" w:date="2019-04-22T15:25:00Z">
            <w:rPr/>
          </w:rPrChange>
        </w:rPr>
        <w:t>c</w:t>
      </w:r>
      <w:r w:rsidR="00CB6EB1" w:rsidRPr="002D57C3">
        <w:rPr>
          <w:b/>
          <w:rPrChange w:id="266" w:author="Ishaan Dey" w:date="2019-04-22T15:25:00Z">
            <w:rPr/>
          </w:rPrChange>
        </w:rPr>
        <w:t>onditions</w:t>
      </w:r>
      <w:proofErr w:type="spellEnd"/>
      <w:r w:rsidR="00D05D59" w:rsidRPr="002D57C3">
        <w:rPr>
          <w:b/>
          <w:rPrChange w:id="267" w:author="Ishaan Dey" w:date="2019-04-22T15:25:00Z">
            <w:rPr/>
          </w:rPrChange>
        </w:rPr>
        <w:t xml:space="preserve"> dummy variables as instruments for </w:t>
      </w:r>
      <w:proofErr w:type="spellStart"/>
      <w:r w:rsidR="006F588B" w:rsidRPr="002D57C3">
        <w:rPr>
          <w:b/>
          <w:rPrChange w:id="268" w:author="Ishaan Dey" w:date="2019-04-22T15:25:00Z">
            <w:rPr/>
          </w:rPrChange>
        </w:rPr>
        <w:t>Lnprice</w:t>
      </w:r>
      <w:proofErr w:type="spellEnd"/>
      <w:r w:rsidR="00D05D59" w:rsidRPr="002D57C3">
        <w:rPr>
          <w:b/>
          <w:rPrChange w:id="269" w:author="Ishaan Dey" w:date="2019-04-22T15:25:00Z">
            <w:rPr/>
          </w:rPrChange>
        </w:rPr>
        <w:t xml:space="preserve">. Include the output in your report. Use the degrees of freedom adjustment </w:t>
      </w:r>
      <w:proofErr w:type="spellStart"/>
      <w:r w:rsidR="00D05D59" w:rsidRPr="002D57C3">
        <w:rPr>
          <w:b/>
          <w:rPrChange w:id="270" w:author="Ishaan Dey" w:date="2019-04-22T15:25:00Z">
            <w:rPr/>
          </w:rPrChange>
        </w:rPr>
        <w:t>Studenmund</w:t>
      </w:r>
      <w:proofErr w:type="spellEnd"/>
      <w:r w:rsidR="00D05D59" w:rsidRPr="002D57C3">
        <w:rPr>
          <w:b/>
          <w:rPrChange w:id="271" w:author="Ishaan Dey" w:date="2019-04-22T15:25:00Z">
            <w:rPr/>
          </w:rPrChange>
        </w:rPr>
        <w:t xml:space="preserve"> uses.</w:t>
      </w:r>
      <w:r w:rsidR="003E283A" w:rsidRPr="002D57C3">
        <w:rPr>
          <w:b/>
          <w:rPrChange w:id="272" w:author="Ishaan Dey" w:date="2019-04-22T15:25:00Z">
            <w:rPr/>
          </w:rPrChange>
        </w:rPr>
        <w:t xml:space="preserve">   </w:t>
      </w:r>
      <w:r w:rsidR="00B760A5" w:rsidRPr="002D57C3">
        <w:rPr>
          <w:b/>
          <w:color w:val="FFFFFF"/>
          <w:sz w:val="2"/>
          <w:szCs w:val="2"/>
          <w:rPrChange w:id="273" w:author="Ishaan Dey" w:date="2019-04-22T15:25:00Z">
            <w:rPr>
              <w:color w:val="FFFFFF"/>
              <w:sz w:val="2"/>
              <w:szCs w:val="2"/>
            </w:rPr>
          </w:rPrChange>
        </w:rPr>
        <w:t>Sp9b</w:t>
      </w:r>
    </w:p>
    <w:p w:rsidR="00A36D67" w:rsidRPr="002D57C3" w:rsidRDefault="00A56D36" w:rsidP="00BD55AA">
      <w:pPr>
        <w:pStyle w:val="Sp19b"/>
        <w:rPr>
          <w:ins w:id="274" w:author="Ishaan Dey" w:date="2019-04-22T15:25:00Z"/>
        </w:rPr>
      </w:pPr>
      <w:ins w:id="275" w:author="Ishaan Dey" w:date="2019-04-22T15:42:00Z">
        <w:r w:rsidRPr="00A56D36">
          <w:rPr>
            <w:noProof/>
          </w:rPr>
          <w:drawing>
            <wp:inline distT="0" distB="0" distL="0" distR="0" wp14:anchorId="3C1BC4FC" wp14:editId="15CCEF8E">
              <wp:extent cx="5486400" cy="380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00475"/>
                      </a:xfrm>
                      <a:prstGeom prst="rect">
                        <a:avLst/>
                      </a:prstGeom>
                    </pic:spPr>
                  </pic:pic>
                </a:graphicData>
              </a:graphic>
            </wp:inline>
          </w:drawing>
        </w:r>
      </w:ins>
    </w:p>
    <w:p w:rsidR="002D57C3" w:rsidRDefault="002D57C3" w:rsidP="00BD55AA">
      <w:pPr>
        <w:pStyle w:val="Sp19b"/>
      </w:pPr>
    </w:p>
    <w:p w:rsidR="00D05D59" w:rsidRPr="00300D67" w:rsidDel="00A56D36" w:rsidRDefault="00D05D59" w:rsidP="00BD55AA">
      <w:pPr>
        <w:pStyle w:val="Sp19b"/>
        <w:rPr>
          <w:del w:id="276" w:author="Ishaan Dey" w:date="2019-04-22T15:39:00Z"/>
        </w:rPr>
      </w:pPr>
      <w:r w:rsidRPr="00300D67">
        <w:t>Step X</w:t>
      </w:r>
    </w:p>
    <w:p w:rsidR="006C0F4C" w:rsidRPr="00300D67" w:rsidRDefault="006C0F4C" w:rsidP="00BD55AA">
      <w:pPr>
        <w:pStyle w:val="Sp19b"/>
      </w:pPr>
    </w:p>
    <w:p w:rsidR="003B217B" w:rsidRPr="00A56D36" w:rsidRDefault="00686C4C" w:rsidP="003B217B">
      <w:pPr>
        <w:pStyle w:val="Sp19b"/>
        <w:rPr>
          <w:b/>
          <w:color w:val="FF0000"/>
          <w:sz w:val="36"/>
          <w:szCs w:val="36"/>
          <w:rPrChange w:id="277" w:author="Ishaan Dey" w:date="2019-04-22T15:39:00Z">
            <w:rPr>
              <w:color w:val="FF0000"/>
              <w:sz w:val="36"/>
              <w:szCs w:val="36"/>
            </w:rPr>
          </w:rPrChange>
        </w:rPr>
      </w:pPr>
      <w:r w:rsidRPr="00A56D36">
        <w:rPr>
          <w:b/>
          <w:rPrChange w:id="278" w:author="Ishaan Dey" w:date="2019-04-22T15:39:00Z">
            <w:rPr/>
          </w:rPrChange>
        </w:rPr>
        <w:t xml:space="preserve">(6 points) </w:t>
      </w:r>
      <w:r w:rsidR="006C0F4C" w:rsidRPr="00A56D36">
        <w:rPr>
          <w:b/>
          <w:rPrChange w:id="279" w:author="Ishaan Dey" w:date="2019-04-22T15:39:00Z">
            <w:rPr/>
          </w:rPrChange>
        </w:rPr>
        <w:t xml:space="preserve">Compare the </w:t>
      </w:r>
      <w:bookmarkStart w:id="280" w:name="MTBlankEqn"/>
      <w:r w:rsidR="00024594" w:rsidRPr="00D01300">
        <w:rPr>
          <w:b/>
          <w:noProof/>
          <w:position w:val="-18"/>
        </w:rPr>
        <w:object w:dxaOrig="60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0.45pt;height:23.75pt;mso-width-percent:0;mso-height-percent:0;mso-width-percent:0;mso-height-percent:0" o:ole="">
            <v:imagedata r:id="rId13" o:title=""/>
          </v:shape>
          <o:OLEObject Type="Embed" ProgID="Equation.DSMT4" ShapeID="_x0000_i1032" DrawAspect="Content" ObjectID="_1618562063" r:id="rId14"/>
        </w:object>
      </w:r>
      <w:bookmarkEnd w:id="280"/>
      <w:r w:rsidR="006C0F4C" w:rsidRPr="00A56D36">
        <w:rPr>
          <w:b/>
          <w:rPrChange w:id="281" w:author="Ishaan Dey" w:date="2019-04-22T15:39:00Z">
            <w:rPr/>
          </w:rPrChange>
        </w:rPr>
        <w:t xml:space="preserve"> associated with </w:t>
      </w:r>
      <w:proofErr w:type="spellStart"/>
      <w:r w:rsidR="006F588B" w:rsidRPr="00A56D36">
        <w:rPr>
          <w:b/>
          <w:rPrChange w:id="282" w:author="Ishaan Dey" w:date="2019-04-22T15:39:00Z">
            <w:rPr/>
          </w:rPrChange>
        </w:rPr>
        <w:t>Lnprice</w:t>
      </w:r>
      <w:proofErr w:type="spellEnd"/>
      <w:r w:rsidR="006C0F4C" w:rsidRPr="00A56D36">
        <w:rPr>
          <w:b/>
          <w:rPrChange w:id="283" w:author="Ishaan Dey" w:date="2019-04-22T15:39:00Z">
            <w:rPr/>
          </w:rPrChange>
        </w:rPr>
        <w:t xml:space="preserve"> in Step IX with the comparable number estimated in Step II</w:t>
      </w:r>
      <w:r w:rsidR="00D969B6" w:rsidRPr="00A56D36">
        <w:rPr>
          <w:b/>
          <w:rPrChange w:id="284" w:author="Ishaan Dey" w:date="2019-04-22T15:39:00Z">
            <w:rPr/>
          </w:rPrChange>
        </w:rPr>
        <w:t>.  W</w:t>
      </w:r>
      <w:r w:rsidR="006C0F4C" w:rsidRPr="00A56D36">
        <w:rPr>
          <w:b/>
          <w:rPrChange w:id="285" w:author="Ishaan Dey" w:date="2019-04-22T15:39:00Z">
            <w:rPr/>
          </w:rPrChange>
        </w:rPr>
        <w:t>hich one is larger? How do you reconcile this with the alleged superiority of 2SLS?</w:t>
      </w:r>
      <w:r w:rsidR="003E283A" w:rsidRPr="00A56D36">
        <w:rPr>
          <w:b/>
          <w:rPrChange w:id="286" w:author="Ishaan Dey" w:date="2019-04-22T15:39:00Z">
            <w:rPr/>
          </w:rPrChange>
        </w:rPr>
        <w:t xml:space="preserve">     </w:t>
      </w:r>
      <w:r w:rsidR="00B760A5" w:rsidRPr="00A56D36">
        <w:rPr>
          <w:b/>
          <w:color w:val="FFFFFF"/>
          <w:sz w:val="2"/>
          <w:szCs w:val="2"/>
          <w:rPrChange w:id="287" w:author="Ishaan Dey" w:date="2019-04-22T15:39:00Z">
            <w:rPr>
              <w:color w:val="FFFFFF"/>
              <w:sz w:val="2"/>
              <w:szCs w:val="2"/>
            </w:rPr>
          </w:rPrChange>
        </w:rPr>
        <w:t>Sp9b</w:t>
      </w:r>
    </w:p>
    <w:p w:rsidR="003B217B" w:rsidRDefault="00A56D36" w:rsidP="003B217B">
      <w:pPr>
        <w:pStyle w:val="Sp19b"/>
        <w:rPr>
          <w:ins w:id="288" w:author="Ishaan Dey" w:date="2019-04-22T15:40:00Z"/>
        </w:rPr>
      </w:pPr>
      <w:ins w:id="289" w:author="Ishaan Dey" w:date="2019-04-22T15:45:00Z">
        <w:r>
          <w:t>The SE(</w:t>
        </w:r>
        <w:proofErr w:type="spellStart"/>
        <w:r>
          <w:t>Beta</w:t>
        </w:r>
        <w:r>
          <w:rPr>
            <w:vertAlign w:val="subscript"/>
          </w:rPr>
          <w:t>LnPrice</w:t>
        </w:r>
        <w:proofErr w:type="spellEnd"/>
        <w:r>
          <w:t xml:space="preserve">) of </w:t>
        </w:r>
        <w:proofErr w:type="gramStart"/>
        <w:r>
          <w:t>OLS(</w:t>
        </w:r>
      </w:ins>
      <w:proofErr w:type="gramEnd"/>
      <w:ins w:id="290" w:author="Ishaan Dey" w:date="2019-04-22T15:44:00Z">
        <w:r>
          <w:t>.168</w:t>
        </w:r>
      </w:ins>
      <w:ins w:id="291" w:author="Ishaan Dey" w:date="2019-04-22T15:45:00Z">
        <w:r>
          <w:t xml:space="preserve">) is smaller than </w:t>
        </w:r>
      </w:ins>
      <w:ins w:id="292" w:author="Ishaan Dey" w:date="2019-04-22T15:46:00Z">
        <w:r>
          <w:t>in the 2SLS estimate (.353). This is reconciled by the fact that the</w:t>
        </w:r>
        <w:r w:rsidR="00ED55D0">
          <w:t xml:space="preserve"> 2SLS</w:t>
        </w:r>
        <w:r>
          <w:t xml:space="preserve"> estim</w:t>
        </w:r>
        <w:bookmarkStart w:id="293" w:name="_GoBack"/>
        <w:bookmarkEnd w:id="293"/>
        <w:r>
          <w:t>ate</w:t>
        </w:r>
        <w:r w:rsidR="00ED55D0">
          <w:t xml:space="preserve">s are </w:t>
        </w:r>
      </w:ins>
      <w:ins w:id="294" w:author="Ishaan Dey" w:date="2019-04-22T15:47:00Z">
        <w:r w:rsidR="00ED55D0">
          <w:t xml:space="preserve">primarily used to reduce the </w:t>
        </w:r>
      </w:ins>
      <w:ins w:id="295" w:author="Ishaan Dey" w:date="2019-04-22T15:48:00Z">
        <w:r w:rsidR="00ED55D0">
          <w:t>bias and produce consistent estimates</w:t>
        </w:r>
      </w:ins>
      <w:ins w:id="296" w:author="Ishaan Dey" w:date="2019-04-22T15:47:00Z">
        <w:r w:rsidR="00ED55D0">
          <w:t xml:space="preserve"> of the slope coefficient</w:t>
        </w:r>
      </w:ins>
      <w:ins w:id="297" w:author="Ishaan Dey" w:date="2019-04-22T15:48:00Z">
        <w:r w:rsidR="00ED55D0">
          <w:t xml:space="preserve">. </w:t>
        </w:r>
      </w:ins>
      <w:ins w:id="298" w:author="Ishaan Dey" w:date="2019-04-25T19:02:00Z">
        <w:r w:rsidR="007E58F2">
          <w:t xml:space="preserve">The larger SEs </w:t>
        </w:r>
      </w:ins>
      <w:ins w:id="299" w:author="Ishaan Dey" w:date="2019-04-25T19:03:00Z">
        <w:r w:rsidR="007E58F2">
          <w:t xml:space="preserve">are due to the use of the predicted values of the endogenous variable, as opposed to the precise values of the variable itself. </w:t>
        </w:r>
      </w:ins>
    </w:p>
    <w:p w:rsidR="00A56D36" w:rsidRPr="00300D67" w:rsidRDefault="00A56D36" w:rsidP="003B217B">
      <w:pPr>
        <w:pStyle w:val="Sp19b"/>
      </w:pPr>
    </w:p>
    <w:p w:rsidR="007E58F2" w:rsidRDefault="007E58F2">
      <w:pPr>
        <w:rPr>
          <w:ins w:id="300" w:author="Ishaan Dey" w:date="2019-04-25T19:03:00Z"/>
          <w:rFonts w:ascii="Lori" w:hAnsi="Lori" w:cs="Arial"/>
          <w:sz w:val="2"/>
          <w:szCs w:val="2"/>
        </w:rPr>
      </w:pPr>
      <w:ins w:id="301" w:author="Ishaan Dey" w:date="2019-04-25T19:03:00Z">
        <w:r>
          <w:rPr>
            <w:sz w:val="2"/>
            <w:szCs w:val="2"/>
          </w:rPr>
          <w:br w:type="page"/>
        </w:r>
      </w:ins>
    </w:p>
    <w:p w:rsidR="00432E13" w:rsidRPr="00432E13" w:rsidRDefault="00432E13" w:rsidP="00432E13">
      <w:pPr>
        <w:pStyle w:val="Sp19b"/>
        <w:rPr>
          <w:sz w:val="2"/>
          <w:szCs w:val="2"/>
        </w:rPr>
      </w:pPr>
    </w:p>
    <w:p w:rsidR="006C0F4C" w:rsidRPr="00300D67" w:rsidDel="00ED55D0" w:rsidRDefault="006C0F4C" w:rsidP="00BD55AA">
      <w:pPr>
        <w:pStyle w:val="Sp19b"/>
        <w:rPr>
          <w:del w:id="302" w:author="Ishaan Dey" w:date="2019-04-22T15:49:00Z"/>
        </w:rPr>
      </w:pPr>
      <w:r w:rsidRPr="00300D67">
        <w:t>Step XI</w:t>
      </w:r>
    </w:p>
    <w:p w:rsidR="006C0F4C" w:rsidRPr="00300D67" w:rsidRDefault="006C0F4C" w:rsidP="00BD55AA">
      <w:pPr>
        <w:pStyle w:val="Sp19b"/>
      </w:pPr>
    </w:p>
    <w:p w:rsidR="005465AD" w:rsidRPr="005465AD" w:rsidRDefault="00686C4C" w:rsidP="003B217B">
      <w:pPr>
        <w:pStyle w:val="Sp19b"/>
        <w:rPr>
          <w:b/>
          <w:color w:val="FFFFFF"/>
          <w:sz w:val="2"/>
          <w:szCs w:val="2"/>
          <w:rPrChange w:id="303" w:author="Ishaan Dey" w:date="2019-04-22T15:51:00Z">
            <w:rPr>
              <w:color w:val="FF0000"/>
              <w:sz w:val="36"/>
              <w:szCs w:val="36"/>
            </w:rPr>
          </w:rPrChange>
        </w:rPr>
      </w:pPr>
      <w:r w:rsidRPr="00ED55D0">
        <w:rPr>
          <w:b/>
          <w:rPrChange w:id="304" w:author="Ishaan Dey" w:date="2019-04-22T15:49:00Z">
            <w:rPr/>
          </w:rPrChange>
        </w:rPr>
        <w:t xml:space="preserve">(8 points) </w:t>
      </w:r>
      <w:r w:rsidR="006C0F4C" w:rsidRPr="00ED55D0">
        <w:rPr>
          <w:b/>
          <w:rPrChange w:id="305" w:author="Ishaan Dey" w:date="2019-04-22T15:49:00Z">
            <w:rPr/>
          </w:rPrChange>
        </w:rPr>
        <w:t>Is the equation estimated in Step IX exactly identified or over identified? If over identified, test the overidentifying restrictions, interpret the results of the test, and include the output in your report.</w:t>
      </w:r>
      <w:r w:rsidR="00375971" w:rsidRPr="00ED55D0">
        <w:rPr>
          <w:b/>
          <w:rPrChange w:id="306" w:author="Ishaan Dey" w:date="2019-04-22T15:49:00Z">
            <w:rPr/>
          </w:rPrChange>
        </w:rPr>
        <w:t xml:space="preserve"> If the test had gone decisively in the other direction, what would such a result suggest?</w:t>
      </w:r>
      <w:r w:rsidR="003E283A" w:rsidRPr="00ED55D0">
        <w:rPr>
          <w:b/>
          <w:rPrChange w:id="307" w:author="Ishaan Dey" w:date="2019-04-22T15:49:00Z">
            <w:rPr/>
          </w:rPrChange>
        </w:rPr>
        <w:t xml:space="preserve">      </w:t>
      </w:r>
      <w:r w:rsidR="00B760A5" w:rsidRPr="00ED55D0">
        <w:rPr>
          <w:b/>
          <w:color w:val="FFFFFF"/>
          <w:sz w:val="2"/>
          <w:szCs w:val="2"/>
          <w:rPrChange w:id="308" w:author="Ishaan Dey" w:date="2019-04-22T15:49:00Z">
            <w:rPr>
              <w:color w:val="FFFFFF"/>
              <w:sz w:val="2"/>
              <w:szCs w:val="2"/>
            </w:rPr>
          </w:rPrChange>
        </w:rPr>
        <w:t>Sp9b</w:t>
      </w:r>
    </w:p>
    <w:p w:rsidR="003B217B" w:rsidRDefault="001604CC" w:rsidP="003B217B">
      <w:pPr>
        <w:pStyle w:val="Sp19b"/>
        <w:rPr>
          <w:ins w:id="309" w:author="Ishaan Dey" w:date="2019-04-22T15:49:00Z"/>
        </w:rPr>
      </w:pPr>
      <w:ins w:id="310" w:author="Ishaan Dey" w:date="2019-04-25T19:17:00Z">
        <w:r w:rsidRPr="001604CC">
          <w:rPr>
            <w:noProof/>
          </w:rPr>
          <w:drawing>
            <wp:inline distT="0" distB="0" distL="0" distR="0" wp14:anchorId="61FDDF1F" wp14:editId="0BDE8251">
              <wp:extent cx="5486400" cy="814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14705"/>
                      </a:xfrm>
                      <a:prstGeom prst="rect">
                        <a:avLst/>
                      </a:prstGeom>
                    </pic:spPr>
                  </pic:pic>
                </a:graphicData>
              </a:graphic>
            </wp:inline>
          </w:drawing>
        </w:r>
      </w:ins>
    </w:p>
    <w:p w:rsidR="003005C0" w:rsidRDefault="00AF7B8D" w:rsidP="00AF7B8D">
      <w:pPr>
        <w:pStyle w:val="Sp19b"/>
        <w:rPr>
          <w:ins w:id="311" w:author="Ishaan Dey" w:date="2019-04-25T19:22:00Z"/>
        </w:rPr>
      </w:pPr>
      <w:ins w:id="312" w:author="Ishaan Dey" w:date="2019-04-25T19:22:00Z">
        <w:r>
          <w:t xml:space="preserve">The equation is </w:t>
        </w:r>
      </w:ins>
      <w:ins w:id="313" w:author="Ishaan Dey" w:date="2019-04-26T16:32:00Z">
        <w:r w:rsidR="00E947A2">
          <w:t>over</w:t>
        </w:r>
      </w:ins>
      <w:ins w:id="314" w:author="Ishaan Dey" w:date="2019-04-25T19:22:00Z">
        <w:r>
          <w:t xml:space="preserve">identified because the number </w:t>
        </w:r>
      </w:ins>
      <w:ins w:id="315" w:author="Ishaan Dey" w:date="2019-04-26T14:57:00Z">
        <w:r w:rsidR="003005C0">
          <w:t>of instruments are greater than the number of endogenous variables</w:t>
        </w:r>
      </w:ins>
      <w:ins w:id="316" w:author="Ishaan Dey" w:date="2019-04-25T19:22:00Z">
        <w:r>
          <w:t xml:space="preserve">.  </w:t>
        </w:r>
      </w:ins>
    </w:p>
    <w:p w:rsidR="00D02B4B" w:rsidRDefault="00AF7B8D" w:rsidP="00AF7B8D">
      <w:pPr>
        <w:pStyle w:val="Sp19b"/>
        <w:rPr>
          <w:ins w:id="317" w:author="Ishaan Dey" w:date="2019-04-26T15:01:00Z"/>
        </w:rPr>
      </w:pPr>
      <w:ins w:id="318" w:author="Ishaan Dey" w:date="2019-04-25T19:22:00Z">
        <w:r>
          <w:t xml:space="preserve">Both p-values (.3844 and .3982) are greater than alpha of 0.05, indicating that we must accept the null hypothesis that the instrumental variables </w:t>
        </w:r>
      </w:ins>
      <w:ins w:id="319" w:author="Ishaan Dey" w:date="2019-04-26T14:57:00Z">
        <w:r w:rsidR="003005C0">
          <w:t>provide comparable res</w:t>
        </w:r>
      </w:ins>
      <w:ins w:id="320" w:author="Ishaan Dey" w:date="2019-04-26T14:58:00Z">
        <w:r w:rsidR="003005C0">
          <w:t xml:space="preserve">ults to the endogenous variable, thus suggesting that all of the instrumental variables are </w:t>
        </w:r>
      </w:ins>
      <w:ins w:id="321" w:author="Ishaan Dey" w:date="2019-04-25T19:22:00Z">
        <w:r>
          <w:t>valid. If the test had gone in the other direction, this would indicate that at least one of the instrumental variables are invalid.</w:t>
        </w:r>
      </w:ins>
    </w:p>
    <w:p w:rsidR="00D02B4B" w:rsidRPr="00300D67" w:rsidRDefault="00D02B4B" w:rsidP="00AF7B8D">
      <w:pPr>
        <w:pStyle w:val="Sp19b"/>
      </w:pPr>
    </w:p>
    <w:p w:rsidR="00432E13" w:rsidRPr="00432E13" w:rsidRDefault="00432E13" w:rsidP="00432E13">
      <w:pPr>
        <w:pStyle w:val="Sp19b"/>
        <w:rPr>
          <w:sz w:val="2"/>
          <w:szCs w:val="2"/>
        </w:rPr>
      </w:pPr>
    </w:p>
    <w:p w:rsidR="006C0F4C" w:rsidRPr="00300D67" w:rsidDel="005465AD" w:rsidRDefault="006C0F4C" w:rsidP="00BD55AA">
      <w:pPr>
        <w:pStyle w:val="Sp19b"/>
        <w:rPr>
          <w:del w:id="322" w:author="Ishaan Dey" w:date="2019-04-22T15:54:00Z"/>
        </w:rPr>
      </w:pPr>
      <w:r w:rsidRPr="00300D67">
        <w:t>Step XII</w:t>
      </w:r>
    </w:p>
    <w:p w:rsidR="006C0F4C" w:rsidRPr="00300D67" w:rsidRDefault="006C0F4C" w:rsidP="00BD55AA">
      <w:pPr>
        <w:pStyle w:val="Sp19b"/>
      </w:pPr>
    </w:p>
    <w:p w:rsidR="003B217B" w:rsidRPr="005465AD" w:rsidRDefault="00686C4C" w:rsidP="003B217B">
      <w:pPr>
        <w:pStyle w:val="Sp19b"/>
        <w:rPr>
          <w:b/>
          <w:color w:val="FF0000"/>
          <w:sz w:val="36"/>
          <w:szCs w:val="36"/>
          <w:rPrChange w:id="323" w:author="Ishaan Dey" w:date="2019-04-22T15:54:00Z">
            <w:rPr>
              <w:color w:val="FF0000"/>
              <w:sz w:val="36"/>
              <w:szCs w:val="36"/>
            </w:rPr>
          </w:rPrChange>
        </w:rPr>
      </w:pPr>
      <w:r w:rsidRPr="005465AD">
        <w:rPr>
          <w:b/>
          <w:rPrChange w:id="324" w:author="Ishaan Dey" w:date="2019-04-22T15:54:00Z">
            <w:rPr/>
          </w:rPrChange>
        </w:rPr>
        <w:t xml:space="preserve">(8 points) </w:t>
      </w:r>
      <w:r w:rsidR="006C0F4C" w:rsidRPr="005465AD">
        <w:rPr>
          <w:b/>
          <w:rPrChange w:id="325" w:author="Ishaan Dey" w:date="2019-04-22T15:54:00Z">
            <w:rPr/>
          </w:rPrChange>
        </w:rPr>
        <w:t>Economic theory strongly sugg</w:t>
      </w:r>
      <w:r w:rsidR="00375971" w:rsidRPr="005465AD">
        <w:rPr>
          <w:b/>
          <w:rPrChange w:id="326" w:author="Ishaan Dey" w:date="2019-04-22T15:54:00Z">
            <w:rPr/>
          </w:rPrChange>
        </w:rPr>
        <w:t xml:space="preserve">ests that </w:t>
      </w:r>
      <w:proofErr w:type="spellStart"/>
      <w:r w:rsidR="006F588B" w:rsidRPr="005465AD">
        <w:rPr>
          <w:b/>
          <w:rPrChange w:id="327" w:author="Ishaan Dey" w:date="2019-04-22T15:54:00Z">
            <w:rPr/>
          </w:rPrChange>
        </w:rPr>
        <w:t>Lnprice</w:t>
      </w:r>
      <w:proofErr w:type="spellEnd"/>
      <w:r w:rsidR="00375971" w:rsidRPr="005465AD">
        <w:rPr>
          <w:b/>
          <w:rPrChange w:id="328" w:author="Ishaan Dey" w:date="2019-04-22T15:54:00Z">
            <w:rPr/>
          </w:rPrChange>
        </w:rPr>
        <w:t xml:space="preserve"> is endogenous in the demand schedule, but is there clear statistical evidence in this data set to confirm this? Do a Wu-Hausman test to see if we can reject the null that </w:t>
      </w:r>
      <w:proofErr w:type="spellStart"/>
      <w:r w:rsidR="006F588B" w:rsidRPr="005465AD">
        <w:rPr>
          <w:b/>
          <w:rPrChange w:id="329" w:author="Ishaan Dey" w:date="2019-04-22T15:54:00Z">
            <w:rPr/>
          </w:rPrChange>
        </w:rPr>
        <w:t>Lnprice</w:t>
      </w:r>
      <w:proofErr w:type="spellEnd"/>
      <w:r w:rsidR="00375971" w:rsidRPr="005465AD">
        <w:rPr>
          <w:b/>
          <w:rPrChange w:id="330" w:author="Ishaan Dey" w:date="2019-04-22T15:54:00Z">
            <w:rPr/>
          </w:rPrChange>
        </w:rPr>
        <w:t xml:space="preserve"> is not endogenous. Include the result in your report, and interpret it. Is there clear statistical evidence in this data set to confirm that </w:t>
      </w:r>
      <w:proofErr w:type="spellStart"/>
      <w:r w:rsidR="006F588B" w:rsidRPr="005465AD">
        <w:rPr>
          <w:b/>
          <w:rPrChange w:id="331" w:author="Ishaan Dey" w:date="2019-04-22T15:54:00Z">
            <w:rPr/>
          </w:rPrChange>
        </w:rPr>
        <w:t>Lnprice</w:t>
      </w:r>
      <w:proofErr w:type="spellEnd"/>
      <w:r w:rsidR="00375971" w:rsidRPr="005465AD">
        <w:rPr>
          <w:b/>
          <w:rPrChange w:id="332" w:author="Ishaan Dey" w:date="2019-04-22T15:54:00Z">
            <w:rPr/>
          </w:rPrChange>
        </w:rPr>
        <w:t xml:space="preserve"> is endogenous?</w:t>
      </w:r>
      <w:r w:rsidR="003E283A" w:rsidRPr="005465AD">
        <w:rPr>
          <w:b/>
          <w:rPrChange w:id="333" w:author="Ishaan Dey" w:date="2019-04-22T15:54:00Z">
            <w:rPr/>
          </w:rPrChange>
        </w:rPr>
        <w:t xml:space="preserve">     </w:t>
      </w:r>
      <w:r w:rsidR="00B760A5" w:rsidRPr="005465AD">
        <w:rPr>
          <w:b/>
          <w:color w:val="FFFFFF"/>
          <w:sz w:val="2"/>
          <w:szCs w:val="2"/>
          <w:rPrChange w:id="334" w:author="Ishaan Dey" w:date="2019-04-22T15:54:00Z">
            <w:rPr>
              <w:color w:val="FFFFFF"/>
              <w:sz w:val="2"/>
              <w:szCs w:val="2"/>
            </w:rPr>
          </w:rPrChange>
        </w:rPr>
        <w:t>Sp9b</w:t>
      </w:r>
    </w:p>
    <w:p w:rsidR="00942DB2" w:rsidRDefault="00942DB2" w:rsidP="003B217B">
      <w:pPr>
        <w:pStyle w:val="Sp19b"/>
        <w:rPr>
          <w:ins w:id="335" w:author="Ishaan Dey" w:date="2019-04-23T09:39:00Z"/>
        </w:rPr>
      </w:pPr>
      <w:ins w:id="336" w:author="Ishaan Dey" w:date="2019-04-23T09:39:00Z">
        <w:r w:rsidRPr="00942DB2">
          <w:rPr>
            <w:noProof/>
          </w:rPr>
          <w:drawing>
            <wp:inline distT="0" distB="0" distL="0" distR="0" wp14:anchorId="3EE2ED40" wp14:editId="32696955">
              <wp:extent cx="5486400" cy="949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49960"/>
                      </a:xfrm>
                      <a:prstGeom prst="rect">
                        <a:avLst/>
                      </a:prstGeom>
                    </pic:spPr>
                  </pic:pic>
                </a:graphicData>
              </a:graphic>
            </wp:inline>
          </w:drawing>
        </w:r>
      </w:ins>
    </w:p>
    <w:p w:rsidR="003B217B" w:rsidRPr="005465AD" w:rsidRDefault="00942DB2" w:rsidP="003B217B">
      <w:pPr>
        <w:pStyle w:val="Sp19b"/>
        <w:rPr>
          <w:ins w:id="337" w:author="Ishaan Dey" w:date="2019-04-22T15:55:00Z"/>
        </w:rPr>
      </w:pPr>
      <w:ins w:id="338" w:author="Ishaan Dey" w:date="2019-04-23T09:39:00Z">
        <w:r>
          <w:t xml:space="preserve">The Wu-Hausman test indicates that there is not sufficient evidence to suggest that </w:t>
        </w:r>
        <w:proofErr w:type="spellStart"/>
        <w:r>
          <w:t>Lnprice</w:t>
        </w:r>
        <w:proofErr w:type="spellEnd"/>
        <w:r>
          <w:t xml:space="preserve"> is not exogenous, as </w:t>
        </w:r>
        <w:proofErr w:type="gramStart"/>
        <w:r>
          <w:t>p(</w:t>
        </w:r>
        <w:proofErr w:type="gramEnd"/>
        <w:r>
          <w:t>.2263) &gt; alpha(.05)</w:t>
        </w:r>
      </w:ins>
      <w:ins w:id="339" w:author="Ishaan Dey" w:date="2019-04-25T19:24:00Z">
        <w:r w:rsidR="00AF7B8D">
          <w:t xml:space="preserve">, which means that </w:t>
        </w:r>
        <w:proofErr w:type="spellStart"/>
        <w:r w:rsidR="00AF7B8D">
          <w:t>Lnprice</w:t>
        </w:r>
        <w:proofErr w:type="spellEnd"/>
        <w:r w:rsidR="00AF7B8D">
          <w:t xml:space="preserve"> is not endogenous. </w:t>
        </w:r>
      </w:ins>
    </w:p>
    <w:p w:rsidR="005465AD" w:rsidRPr="00300D67" w:rsidRDefault="005465AD" w:rsidP="003B217B">
      <w:pPr>
        <w:pStyle w:val="Sp19b"/>
      </w:pPr>
    </w:p>
    <w:p w:rsidR="00432E13" w:rsidRPr="00432E13" w:rsidRDefault="00432E13" w:rsidP="00432E13">
      <w:pPr>
        <w:pStyle w:val="Sp19b"/>
        <w:rPr>
          <w:sz w:val="2"/>
          <w:szCs w:val="2"/>
        </w:rPr>
      </w:pPr>
    </w:p>
    <w:p w:rsidR="004346F3" w:rsidRPr="00300D67" w:rsidDel="005465AD" w:rsidRDefault="004346F3" w:rsidP="00BD55AA">
      <w:pPr>
        <w:pStyle w:val="Sp19b"/>
        <w:rPr>
          <w:del w:id="340" w:author="Ishaan Dey" w:date="2019-04-22T15:55:00Z"/>
        </w:rPr>
      </w:pPr>
      <w:r w:rsidRPr="00300D67">
        <w:t>Step XIII</w:t>
      </w:r>
    </w:p>
    <w:p w:rsidR="004346F3" w:rsidRPr="00300D67" w:rsidRDefault="004346F3" w:rsidP="00BD55AA">
      <w:pPr>
        <w:pStyle w:val="Sp19b"/>
      </w:pPr>
    </w:p>
    <w:p w:rsidR="003B217B" w:rsidRPr="005465AD" w:rsidDel="00B157C7" w:rsidRDefault="00686C4C" w:rsidP="003B217B">
      <w:pPr>
        <w:pStyle w:val="Sp19b"/>
        <w:rPr>
          <w:del w:id="341" w:author="Ishaan Dey" w:date="2019-04-23T09:40:00Z"/>
          <w:b/>
          <w:color w:val="FF0000"/>
          <w:sz w:val="36"/>
          <w:szCs w:val="36"/>
          <w:rPrChange w:id="342" w:author="Ishaan Dey" w:date="2019-04-22T15:55:00Z">
            <w:rPr>
              <w:del w:id="343" w:author="Ishaan Dey" w:date="2019-04-23T09:40:00Z"/>
              <w:color w:val="FF0000"/>
              <w:sz w:val="36"/>
              <w:szCs w:val="36"/>
            </w:rPr>
          </w:rPrChange>
        </w:rPr>
      </w:pPr>
      <w:r w:rsidRPr="005465AD">
        <w:rPr>
          <w:b/>
          <w:rPrChange w:id="344" w:author="Ishaan Dey" w:date="2019-04-22T15:55:00Z">
            <w:rPr/>
          </w:rPrChange>
        </w:rPr>
        <w:t xml:space="preserve">(3 points) </w:t>
      </w:r>
      <w:r w:rsidR="004346F3" w:rsidRPr="005465AD">
        <w:rPr>
          <w:b/>
          <w:rPrChange w:id="345" w:author="Ishaan Dey" w:date="2019-04-22T15:55:00Z">
            <w:rPr/>
          </w:rPrChange>
        </w:rPr>
        <w:t xml:space="preserve">In his textbook </w:t>
      </w:r>
      <w:r w:rsidR="004346F3" w:rsidRPr="005465AD">
        <w:rPr>
          <w:b/>
          <w:i/>
          <w:rPrChange w:id="346" w:author="Ishaan Dey" w:date="2019-04-22T15:55:00Z">
            <w:rPr>
              <w:i/>
            </w:rPr>
          </w:rPrChange>
        </w:rPr>
        <w:t>Econometrics: A Modern Introduction</w:t>
      </w:r>
      <w:r w:rsidR="004346F3" w:rsidRPr="005465AD">
        <w:rPr>
          <w:b/>
          <w:rPrChange w:id="347" w:author="Ishaan Dey" w:date="2019-04-22T15:55:00Z">
            <w:rPr/>
          </w:rPrChange>
        </w:rPr>
        <w:t>, author Michael P. Murray estimates the demand curve using the Fulton Fish Market data in much the way that we have.</w:t>
      </w:r>
      <w:r w:rsidR="004346F3" w:rsidRPr="005465AD">
        <w:rPr>
          <w:rStyle w:val="FootnoteReference"/>
          <w:rFonts w:ascii="Arial" w:hAnsi="Arial"/>
          <w:b/>
          <w:rPrChange w:id="348" w:author="Ishaan Dey" w:date="2019-04-22T15:55:00Z">
            <w:rPr>
              <w:rStyle w:val="FootnoteReference"/>
              <w:rFonts w:ascii="Arial" w:hAnsi="Arial"/>
            </w:rPr>
          </w:rPrChange>
        </w:rPr>
        <w:footnoteReference w:id="1"/>
      </w:r>
      <w:r w:rsidR="004346F3" w:rsidRPr="005465AD">
        <w:rPr>
          <w:b/>
          <w:rPrChange w:id="349" w:author="Ishaan Dey" w:date="2019-04-22T15:55:00Z">
            <w:rPr/>
          </w:rPrChange>
        </w:rPr>
        <w:t xml:space="preserve"> He then goes on to suggest that the day-of-the-week dummy variables appear in the demand equation, but not the supply equation</w:t>
      </w:r>
      <w:r w:rsidR="00D969B6" w:rsidRPr="005465AD">
        <w:rPr>
          <w:b/>
          <w:rPrChange w:id="350" w:author="Ishaan Dey" w:date="2019-04-22T15:55:00Z">
            <w:rPr/>
          </w:rPrChange>
        </w:rPr>
        <w:t>. W</w:t>
      </w:r>
      <w:r w:rsidR="004346F3" w:rsidRPr="005465AD">
        <w:rPr>
          <w:b/>
          <w:rPrChange w:id="351" w:author="Ishaan Dey" w:date="2019-04-22T15:55:00Z">
            <w:rPr/>
          </w:rPrChange>
        </w:rPr>
        <w:t xml:space="preserve">hether this is true or not is debatable because fishing boat captains, knowing that certain days exhibit slack demand, may spend less time fishing on those days. However, let’s follow Murray’s lead and see where this takes us. He wants to estimate </w:t>
      </w:r>
      <w:r w:rsidR="00F052BE" w:rsidRPr="005465AD">
        <w:rPr>
          <w:b/>
          <w:rPrChange w:id="352" w:author="Ishaan Dey" w:date="2019-04-22T15:55:00Z">
            <w:rPr/>
          </w:rPrChange>
        </w:rPr>
        <w:t>the following</w:t>
      </w:r>
      <w:r w:rsidR="004346F3" w:rsidRPr="005465AD">
        <w:rPr>
          <w:b/>
          <w:rPrChange w:id="353" w:author="Ishaan Dey" w:date="2019-04-22T15:55:00Z">
            <w:rPr/>
          </w:rPrChange>
        </w:rPr>
        <w:t xml:space="preserve"> supply function:</w:t>
      </w:r>
      <w:r w:rsidR="003E283A" w:rsidRPr="005465AD">
        <w:rPr>
          <w:b/>
          <w:rPrChange w:id="354" w:author="Ishaan Dey" w:date="2019-04-22T15:55:00Z">
            <w:rPr/>
          </w:rPrChange>
        </w:rPr>
        <w:t xml:space="preserve">    </w:t>
      </w:r>
      <w:r w:rsidR="00B760A5" w:rsidRPr="005465AD">
        <w:rPr>
          <w:b/>
          <w:color w:val="FFFFFF"/>
          <w:sz w:val="2"/>
          <w:szCs w:val="2"/>
          <w:rPrChange w:id="355" w:author="Ishaan Dey" w:date="2019-04-22T15:55:00Z">
            <w:rPr>
              <w:color w:val="FFFFFF"/>
              <w:sz w:val="2"/>
              <w:szCs w:val="2"/>
            </w:rPr>
          </w:rPrChange>
        </w:rPr>
        <w:t>Sp9b</w:t>
      </w:r>
    </w:p>
    <w:p w:rsidR="003B217B" w:rsidRPr="00300D67" w:rsidRDefault="003B217B" w:rsidP="003B217B">
      <w:pPr>
        <w:pStyle w:val="Sp19b"/>
      </w:pPr>
    </w:p>
    <w:p w:rsidR="004346F3" w:rsidRPr="00300D67" w:rsidDel="00B157C7" w:rsidRDefault="00024594" w:rsidP="00BD55AA">
      <w:pPr>
        <w:pStyle w:val="Sp19b"/>
        <w:rPr>
          <w:del w:id="356" w:author="Ishaan Dey" w:date="2019-04-23T09:40:00Z"/>
        </w:rPr>
      </w:pPr>
      <w:r w:rsidRPr="006F588B">
        <w:rPr>
          <w:noProof/>
          <w:position w:val="-12"/>
        </w:rPr>
        <w:object w:dxaOrig="5100" w:dyaOrig="380">
          <v:shape id="_x0000_i1031" type="#_x0000_t75" alt="" style="width:255.35pt;height:19.3pt;mso-width-percent:0;mso-height-percent:0;mso-width-percent:0;mso-height-percent:0" o:ole="">
            <v:imagedata r:id="rId17" o:title=""/>
          </v:shape>
          <o:OLEObject Type="Embed" ProgID="Equation.DSMT4" ShapeID="_x0000_i1031" DrawAspect="Content" ObjectID="_1618562064" r:id="rId18"/>
        </w:object>
      </w:r>
      <w:r w:rsidR="004346F3" w:rsidRPr="00300D67">
        <w:t>.</w:t>
      </w:r>
    </w:p>
    <w:p w:rsidR="004346F3" w:rsidRPr="00300D67" w:rsidRDefault="004346F3" w:rsidP="00BD55AA">
      <w:pPr>
        <w:pStyle w:val="Sp19b"/>
      </w:pPr>
    </w:p>
    <w:p w:rsidR="003B217B" w:rsidRDefault="004346F3" w:rsidP="003B217B">
      <w:pPr>
        <w:pStyle w:val="Sp19b"/>
        <w:rPr>
          <w:ins w:id="357" w:author="Ishaan Dey" w:date="2019-04-23T09:40:00Z"/>
          <w:b/>
          <w:color w:val="FFFFFF"/>
          <w:sz w:val="2"/>
          <w:szCs w:val="2"/>
        </w:rPr>
      </w:pPr>
      <w:r w:rsidRPr="00B157C7">
        <w:rPr>
          <w:b/>
          <w:rPrChange w:id="358" w:author="Ishaan Dey" w:date="2019-04-23T09:40:00Z">
            <w:rPr/>
          </w:rPrChange>
        </w:rPr>
        <w:t xml:space="preserve">He </w:t>
      </w:r>
      <w:r w:rsidR="001731AF" w:rsidRPr="00B157C7">
        <w:rPr>
          <w:b/>
          <w:rPrChange w:id="359" w:author="Ishaan Dey" w:date="2019-04-23T09:40:00Z">
            <w:rPr/>
          </w:rPrChange>
        </w:rPr>
        <w:t xml:space="preserve">does so </w:t>
      </w:r>
      <w:proofErr w:type="gramStart"/>
      <w:r w:rsidR="001731AF" w:rsidRPr="00B157C7">
        <w:rPr>
          <w:b/>
          <w:rPrChange w:id="360" w:author="Ishaan Dey" w:date="2019-04-23T09:40:00Z">
            <w:rPr/>
          </w:rPrChange>
        </w:rPr>
        <w:t>using</w:t>
      </w:r>
      <w:proofErr w:type="gramEnd"/>
      <w:r w:rsidR="001731AF" w:rsidRPr="00B157C7">
        <w:rPr>
          <w:b/>
          <w:rPrChange w:id="361" w:author="Ishaan Dey" w:date="2019-04-23T09:40:00Z">
            <w:rPr/>
          </w:rPrChange>
        </w:rPr>
        <w:t xml:space="preserve"> 2SLS, with day-of-the-</w:t>
      </w:r>
      <w:r w:rsidRPr="00B157C7">
        <w:rPr>
          <w:b/>
          <w:rPrChange w:id="362" w:author="Ishaan Dey" w:date="2019-04-23T09:40:00Z">
            <w:rPr/>
          </w:rPrChange>
        </w:rPr>
        <w:t>week dummies serving as instruments for the endogenous variable</w:t>
      </w:r>
      <w:r w:rsidR="00024594" w:rsidRPr="00DD7EA5">
        <w:rPr>
          <w:b/>
          <w:noProof/>
          <w:position w:val="-12"/>
        </w:rPr>
        <w:object w:dxaOrig="680" w:dyaOrig="360">
          <v:shape id="_x0000_i1030" type="#_x0000_t75" alt="" style="width:34.15pt;height:18.55pt;mso-width-percent:0;mso-height-percent:0;mso-width-percent:0;mso-height-percent:0" o:ole="">
            <v:imagedata r:id="rId19" o:title=""/>
          </v:shape>
          <o:OLEObject Type="Embed" ProgID="Equation.DSMT4" ShapeID="_x0000_i1030" DrawAspect="Content" ObjectID="_1618562065" r:id="rId20"/>
        </w:object>
      </w:r>
      <w:r w:rsidRPr="00B157C7">
        <w:rPr>
          <w:b/>
          <w:rPrChange w:id="363" w:author="Ishaan Dey" w:date="2019-04-23T09:40:00Z">
            <w:rPr/>
          </w:rPrChange>
        </w:rPr>
        <w:t>. For purposes of comparison, begin by estimating Murray’s supply curve using OLS and report the result in your output.</w:t>
      </w:r>
      <w:r w:rsidR="003E283A" w:rsidRPr="00B157C7">
        <w:rPr>
          <w:b/>
          <w:rPrChange w:id="364" w:author="Ishaan Dey" w:date="2019-04-23T09:40:00Z">
            <w:rPr/>
          </w:rPrChange>
        </w:rPr>
        <w:t xml:space="preserve">    </w:t>
      </w:r>
      <w:r w:rsidR="00B760A5" w:rsidRPr="00B157C7">
        <w:rPr>
          <w:b/>
          <w:color w:val="FFFFFF"/>
          <w:sz w:val="2"/>
          <w:szCs w:val="2"/>
          <w:rPrChange w:id="365" w:author="Ishaan Dey" w:date="2019-04-23T09:40:00Z">
            <w:rPr>
              <w:color w:val="FFFFFF"/>
              <w:sz w:val="2"/>
              <w:szCs w:val="2"/>
            </w:rPr>
          </w:rPrChange>
        </w:rPr>
        <w:t>Sp9b</w:t>
      </w:r>
    </w:p>
    <w:p w:rsidR="00B157C7" w:rsidRPr="00B157C7" w:rsidRDefault="00B157C7" w:rsidP="003B217B">
      <w:pPr>
        <w:pStyle w:val="Sp19b"/>
      </w:pPr>
      <w:ins w:id="366" w:author="Ishaan Dey" w:date="2019-04-23T09:43:00Z">
        <w:r w:rsidRPr="00B157C7">
          <w:rPr>
            <w:noProof/>
          </w:rPr>
          <w:lastRenderedPageBreak/>
          <w:drawing>
            <wp:inline distT="0" distB="0" distL="0" distR="0" wp14:anchorId="49DFCCD3" wp14:editId="52EDCBA1">
              <wp:extent cx="5486400" cy="271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14625"/>
                      </a:xfrm>
                      <a:prstGeom prst="rect">
                        <a:avLst/>
                      </a:prstGeom>
                    </pic:spPr>
                  </pic:pic>
                </a:graphicData>
              </a:graphic>
            </wp:inline>
          </w:drawing>
        </w:r>
      </w:ins>
    </w:p>
    <w:p w:rsidR="003B217B" w:rsidRPr="003E283A" w:rsidDel="0018677C" w:rsidRDefault="003B217B" w:rsidP="003B217B">
      <w:pPr>
        <w:pStyle w:val="Sp19b"/>
        <w:rPr>
          <w:del w:id="367" w:author="Ishaan Dey" w:date="2019-04-25T19:42:00Z"/>
          <w:color w:val="FF0000"/>
          <w:sz w:val="36"/>
          <w:szCs w:val="36"/>
        </w:rPr>
      </w:pPr>
    </w:p>
    <w:p w:rsidR="003B217B" w:rsidRPr="00300D67" w:rsidDel="0018677C" w:rsidRDefault="003B217B" w:rsidP="003B217B">
      <w:pPr>
        <w:pStyle w:val="Sp19b"/>
        <w:rPr>
          <w:del w:id="368" w:author="Ishaan Dey" w:date="2019-04-25T19:42:00Z"/>
        </w:rPr>
      </w:pPr>
    </w:p>
    <w:p w:rsidR="00AF7B8D" w:rsidRDefault="00AF7B8D">
      <w:pPr>
        <w:rPr>
          <w:ins w:id="369" w:author="Ishaan Dey" w:date="2019-04-25T19:31:00Z"/>
          <w:rFonts w:ascii="Lori" w:hAnsi="Lori" w:cs="Arial"/>
          <w:sz w:val="22"/>
        </w:rPr>
      </w:pPr>
    </w:p>
    <w:p w:rsidR="004346F3" w:rsidRPr="00300D67" w:rsidDel="00B157C7" w:rsidRDefault="00FF7297" w:rsidP="00BD55AA">
      <w:pPr>
        <w:pStyle w:val="Sp19b"/>
        <w:rPr>
          <w:del w:id="370" w:author="Ishaan Dey" w:date="2019-04-23T09:43:00Z"/>
        </w:rPr>
      </w:pPr>
      <w:del w:id="371" w:author="Ishaan Dey" w:date="2019-04-22T15:40:00Z">
        <w:r w:rsidDel="00A56D36">
          <w:br w:type="page"/>
        </w:r>
      </w:del>
      <w:r w:rsidR="004346F3" w:rsidRPr="00300D67">
        <w:t>Step XIV</w:t>
      </w:r>
    </w:p>
    <w:p w:rsidR="004346F3" w:rsidRPr="00300D67" w:rsidRDefault="004346F3" w:rsidP="00BD55AA">
      <w:pPr>
        <w:pStyle w:val="Sp19b"/>
      </w:pPr>
    </w:p>
    <w:p w:rsidR="00B157C7" w:rsidRDefault="00686C4C" w:rsidP="003B217B">
      <w:pPr>
        <w:pStyle w:val="Sp19b"/>
        <w:rPr>
          <w:ins w:id="372" w:author="Ishaan Dey" w:date="2019-04-23T09:50:00Z"/>
          <w:b/>
        </w:rPr>
      </w:pPr>
      <w:r w:rsidRPr="00B157C7">
        <w:rPr>
          <w:b/>
          <w:rPrChange w:id="373" w:author="Ishaan Dey" w:date="2019-04-23T09:43:00Z">
            <w:rPr/>
          </w:rPrChange>
        </w:rPr>
        <w:t xml:space="preserve">(8 points) </w:t>
      </w:r>
      <w:r w:rsidR="004346F3" w:rsidRPr="00B157C7">
        <w:rPr>
          <w:b/>
          <w:rPrChange w:id="374" w:author="Ishaan Dey" w:date="2019-04-23T09:43:00Z">
            <w:rPr/>
          </w:rPrChange>
        </w:rPr>
        <w:t>Estimate the first stage regression expressing the endogenous variable</w:t>
      </w:r>
      <w:r w:rsidR="00024594" w:rsidRPr="00DD7EA5">
        <w:rPr>
          <w:b/>
          <w:noProof/>
          <w:position w:val="-12"/>
        </w:rPr>
        <w:object w:dxaOrig="680" w:dyaOrig="360">
          <v:shape id="_x0000_i1029" type="#_x0000_t75" alt="" style="width:34.15pt;height:18.55pt;mso-width-percent:0;mso-height-percent:0;mso-width-percent:0;mso-height-percent:0" o:ole="">
            <v:imagedata r:id="rId22" o:title=""/>
          </v:shape>
          <o:OLEObject Type="Embed" ProgID="Equation.DSMT4" ShapeID="_x0000_i1029" DrawAspect="Content" ObjectID="_1618562066" r:id="rId23"/>
        </w:object>
      </w:r>
      <w:r w:rsidR="004346F3" w:rsidRPr="00B157C7">
        <w:rPr>
          <w:b/>
          <w:rPrChange w:id="375" w:author="Ishaan Dey" w:date="2019-04-23T09:43:00Z">
            <w:rPr/>
          </w:rPrChange>
        </w:rPr>
        <w:t xml:space="preserve">as a function of all exogenous and instrumental variables and include the result in your output. Run an appropriate F that will help you to judge whether </w:t>
      </w:r>
      <w:r w:rsidR="009D131F" w:rsidRPr="00B157C7">
        <w:rPr>
          <w:b/>
          <w:rPrChange w:id="376" w:author="Ishaan Dey" w:date="2019-04-23T09:43:00Z">
            <w:rPr/>
          </w:rPrChange>
        </w:rPr>
        <w:t xml:space="preserve">the </w:t>
      </w:r>
      <w:r w:rsidR="004346F3" w:rsidRPr="00B157C7">
        <w:rPr>
          <w:b/>
          <w:rPrChange w:id="377" w:author="Ishaan Dey" w:date="2019-04-23T09:43:00Z">
            <w:rPr/>
          </w:rPrChange>
        </w:rPr>
        <w:t xml:space="preserve">correlation between the day-of-the-week instruments and the endogenous variable </w:t>
      </w:r>
      <w:r w:rsidR="00024594" w:rsidRPr="00DD7EA5">
        <w:rPr>
          <w:b/>
          <w:noProof/>
          <w:position w:val="-12"/>
        </w:rPr>
        <w:object w:dxaOrig="680" w:dyaOrig="360">
          <v:shape id="_x0000_i1028" type="#_x0000_t75" alt="" style="width:34.15pt;height:18.55pt;mso-width-percent:0;mso-height-percent:0;mso-width-percent:0;mso-height-percent:0" o:ole="">
            <v:imagedata r:id="rId24" o:title=""/>
          </v:shape>
          <o:OLEObject Type="Embed" ProgID="Equation.DSMT4" ShapeID="_x0000_i1028" DrawAspect="Content" ObjectID="_1618562067" r:id="rId25"/>
        </w:object>
      </w:r>
      <w:r w:rsidR="004346F3" w:rsidRPr="00B157C7">
        <w:rPr>
          <w:b/>
          <w:rPrChange w:id="378" w:author="Ishaan Dey" w:date="2019-04-23T09:43:00Z">
            <w:rPr/>
          </w:rPrChange>
        </w:rPr>
        <w:t>is reassuringly strong. Include the output in your project</w:t>
      </w:r>
      <w:r w:rsidR="00D969B6" w:rsidRPr="00B157C7">
        <w:rPr>
          <w:b/>
          <w:rPrChange w:id="379" w:author="Ishaan Dey" w:date="2019-04-23T09:43:00Z">
            <w:rPr/>
          </w:rPrChange>
        </w:rPr>
        <w:t>.  W</w:t>
      </w:r>
      <w:r w:rsidR="004346F3" w:rsidRPr="00B157C7">
        <w:rPr>
          <w:b/>
          <w:rPrChange w:id="380" w:author="Ishaan Dey" w:date="2019-04-23T09:43:00Z">
            <w:rPr/>
          </w:rPrChange>
        </w:rPr>
        <w:t>hat is your conclusion? What problems result if the relationship between the instruments and the endogenous variable is weak?</w:t>
      </w:r>
    </w:p>
    <w:p w:rsidR="00E258B8" w:rsidRPr="00E258B8" w:rsidRDefault="00E258B8" w:rsidP="003B217B">
      <w:pPr>
        <w:pStyle w:val="Sp19b"/>
        <w:rPr>
          <w:ins w:id="381" w:author="Ishaan Dey" w:date="2019-04-23T09:43:00Z"/>
          <w:rPrChange w:id="382" w:author="Ishaan Dey" w:date="2019-04-23T09:50:00Z">
            <w:rPr>
              <w:ins w:id="383" w:author="Ishaan Dey" w:date="2019-04-23T09:43:00Z"/>
              <w:b/>
            </w:rPr>
          </w:rPrChange>
        </w:rPr>
      </w:pPr>
      <w:ins w:id="384" w:author="Ishaan Dey" w:date="2019-04-23T09:50:00Z">
        <w:r>
          <w:t xml:space="preserve">We observe a F-statistic of </w:t>
        </w:r>
      </w:ins>
      <w:ins w:id="385" w:author="Ishaan Dey" w:date="2019-04-23T09:52:00Z">
        <w:r>
          <w:t>4.</w:t>
        </w:r>
      </w:ins>
      <w:ins w:id="386" w:author="Ishaan Dey" w:date="2019-04-23T09:53:00Z">
        <w:r>
          <w:t>36</w:t>
        </w:r>
      </w:ins>
      <w:ins w:id="387" w:author="Ishaan Dey" w:date="2019-04-23T09:50:00Z">
        <w:r>
          <w:t xml:space="preserve"> which is below 10, thus suggesting that </w:t>
        </w:r>
      </w:ins>
      <w:ins w:id="388" w:author="Ishaan Dey" w:date="2019-04-23T09:51:00Z">
        <w:r>
          <w:t xml:space="preserve">the </w:t>
        </w:r>
      </w:ins>
      <w:ins w:id="389" w:author="Ishaan Dey" w:date="2019-04-23T09:53:00Z">
        <w:r>
          <w:t>association</w:t>
        </w:r>
      </w:ins>
      <w:ins w:id="390" w:author="Ishaan Dey" w:date="2019-04-23T09:51:00Z">
        <w:r>
          <w:t xml:space="preserve"> between </w:t>
        </w:r>
        <w:proofErr w:type="spellStart"/>
        <w:r>
          <w:t>day</w:t>
        </w:r>
      </w:ins>
      <w:ins w:id="391" w:author="Ishaan Dey" w:date="2019-04-23T09:53:00Z">
        <w:r>
          <w:t>_of_week</w:t>
        </w:r>
        <w:proofErr w:type="spellEnd"/>
        <w:r>
          <w:t xml:space="preserve"> and </w:t>
        </w:r>
        <w:proofErr w:type="spellStart"/>
        <w:r>
          <w:t>Lnqty</w:t>
        </w:r>
        <w:proofErr w:type="spellEnd"/>
        <w:r>
          <w:t xml:space="preserve"> is we</w:t>
        </w:r>
      </w:ins>
      <w:ins w:id="392" w:author="Ishaan Dey" w:date="2019-04-25T19:30:00Z">
        <w:r w:rsidR="00AF7B8D">
          <w:t>a</w:t>
        </w:r>
      </w:ins>
      <w:ins w:id="393" w:author="Ishaan Dey" w:date="2019-04-23T09:53:00Z">
        <w:r>
          <w:t xml:space="preserve">k. This </w:t>
        </w:r>
      </w:ins>
      <w:ins w:id="394" w:author="Ishaan Dey" w:date="2019-04-25T19:31:00Z">
        <w:r w:rsidR="00AF7B8D">
          <w:t>creates</w:t>
        </w:r>
      </w:ins>
      <w:ins w:id="395" w:author="Ishaan Dey" w:date="2019-04-23T09:53:00Z">
        <w:r>
          <w:t xml:space="preserve"> the problem of </w:t>
        </w:r>
      </w:ins>
      <w:ins w:id="396" w:author="Ishaan Dey" w:date="2019-04-25T19:31:00Z">
        <w:r w:rsidR="00AF7B8D">
          <w:t>not reducing the bias in the 2SLS slope coefficient estimates</w:t>
        </w:r>
      </w:ins>
      <w:ins w:id="397" w:author="Ishaan Dey" w:date="2019-04-25T19:33:00Z">
        <w:r w:rsidR="002F39C8">
          <w:t>, making them unreliable.</w:t>
        </w:r>
      </w:ins>
    </w:p>
    <w:p w:rsidR="003B217B" w:rsidRDefault="00E258B8" w:rsidP="003B217B">
      <w:pPr>
        <w:pStyle w:val="Sp19b"/>
        <w:rPr>
          <w:ins w:id="398" w:author="Ishaan Dey" w:date="2019-04-23T09:43:00Z"/>
          <w:b/>
          <w:color w:val="FFFFFF"/>
          <w:sz w:val="2"/>
          <w:szCs w:val="2"/>
        </w:rPr>
      </w:pPr>
      <w:ins w:id="399" w:author="Ishaan Dey" w:date="2019-04-23T09:51:00Z">
        <w:r w:rsidRPr="00E258B8">
          <w:rPr>
            <w:noProof/>
          </w:rPr>
          <w:drawing>
            <wp:inline distT="0" distB="0" distL="0" distR="0" wp14:anchorId="7C6FE70B" wp14:editId="41DECC15">
              <wp:extent cx="54864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93440"/>
                      </a:xfrm>
                      <a:prstGeom prst="rect">
                        <a:avLst/>
                      </a:prstGeom>
                    </pic:spPr>
                  </pic:pic>
                </a:graphicData>
              </a:graphic>
            </wp:inline>
          </w:drawing>
        </w:r>
      </w:ins>
      <w:r w:rsidR="003E283A" w:rsidRPr="00B157C7">
        <w:rPr>
          <w:b/>
          <w:rPrChange w:id="400" w:author="Ishaan Dey" w:date="2019-04-23T09:43:00Z">
            <w:rPr/>
          </w:rPrChange>
        </w:rPr>
        <w:t xml:space="preserve">     </w:t>
      </w:r>
      <w:r w:rsidR="00B760A5" w:rsidRPr="00B157C7">
        <w:rPr>
          <w:b/>
          <w:color w:val="FFFFFF"/>
          <w:sz w:val="2"/>
          <w:szCs w:val="2"/>
          <w:rPrChange w:id="401" w:author="Ishaan Dey" w:date="2019-04-23T09:43:00Z">
            <w:rPr>
              <w:color w:val="FFFFFF"/>
              <w:sz w:val="2"/>
              <w:szCs w:val="2"/>
            </w:rPr>
          </w:rPrChange>
        </w:rPr>
        <w:t>Sp9b</w:t>
      </w:r>
    </w:p>
    <w:p w:rsidR="00B157C7" w:rsidRDefault="00E258B8" w:rsidP="003B217B">
      <w:pPr>
        <w:pStyle w:val="Sp19b"/>
        <w:rPr>
          <w:ins w:id="402" w:author="Ishaan Dey" w:date="2019-04-23T09:50:00Z"/>
          <w:b/>
          <w:color w:val="FF0000"/>
          <w:sz w:val="36"/>
          <w:szCs w:val="36"/>
        </w:rPr>
      </w:pPr>
      <w:ins w:id="403" w:author="Ishaan Dey" w:date="2019-04-23T09:52:00Z">
        <w:r w:rsidRPr="00E258B8">
          <w:rPr>
            <w:b/>
            <w:noProof/>
            <w:color w:val="FF0000"/>
            <w:sz w:val="36"/>
            <w:szCs w:val="36"/>
          </w:rPr>
          <w:lastRenderedPageBreak/>
          <w:drawing>
            <wp:inline distT="0" distB="0" distL="0" distR="0" wp14:anchorId="64F5144C" wp14:editId="19C505D6">
              <wp:extent cx="5486400" cy="1357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57630"/>
                      </a:xfrm>
                      <a:prstGeom prst="rect">
                        <a:avLst/>
                      </a:prstGeom>
                    </pic:spPr>
                  </pic:pic>
                </a:graphicData>
              </a:graphic>
            </wp:inline>
          </w:drawing>
        </w:r>
      </w:ins>
    </w:p>
    <w:p w:rsidR="00E258B8" w:rsidRDefault="00E258B8" w:rsidP="003B217B">
      <w:pPr>
        <w:pStyle w:val="Sp19b"/>
        <w:rPr>
          <w:ins w:id="404" w:author="Ishaan Dey" w:date="2019-04-23T09:50:00Z"/>
          <w:b/>
          <w:color w:val="FF0000"/>
          <w:sz w:val="36"/>
          <w:szCs w:val="36"/>
        </w:rPr>
      </w:pPr>
    </w:p>
    <w:p w:rsidR="00E258B8" w:rsidRPr="00B157C7" w:rsidDel="008C03AE" w:rsidRDefault="00E258B8" w:rsidP="003B217B">
      <w:pPr>
        <w:pStyle w:val="Sp19b"/>
        <w:rPr>
          <w:del w:id="405" w:author="Ishaan Dey" w:date="2019-04-23T09:54:00Z"/>
          <w:b/>
          <w:color w:val="FF0000"/>
          <w:sz w:val="36"/>
          <w:szCs w:val="36"/>
          <w:rPrChange w:id="406" w:author="Ishaan Dey" w:date="2019-04-23T09:43:00Z">
            <w:rPr>
              <w:del w:id="407" w:author="Ishaan Dey" w:date="2019-04-23T09:54:00Z"/>
              <w:color w:val="FF0000"/>
              <w:sz w:val="36"/>
              <w:szCs w:val="36"/>
            </w:rPr>
          </w:rPrChange>
        </w:rPr>
      </w:pPr>
    </w:p>
    <w:p w:rsidR="003B217B" w:rsidRPr="00300D67" w:rsidDel="0018677C" w:rsidRDefault="003B217B">
      <w:pPr>
        <w:pStyle w:val="Sp19b"/>
        <w:rPr>
          <w:del w:id="408" w:author="Ishaan Dey" w:date="2019-04-25T19:43:00Z"/>
        </w:rPr>
      </w:pPr>
    </w:p>
    <w:p w:rsidR="002F39C8" w:rsidRDefault="002F39C8">
      <w:pPr>
        <w:rPr>
          <w:ins w:id="409" w:author="Ishaan Dey" w:date="2019-04-25T19:33:00Z"/>
          <w:rFonts w:ascii="Lori" w:hAnsi="Lori" w:cs="Arial"/>
          <w:sz w:val="22"/>
        </w:rPr>
      </w:pPr>
    </w:p>
    <w:p w:rsidR="004346F3" w:rsidRPr="00300D67" w:rsidDel="008C03AE" w:rsidRDefault="004346F3" w:rsidP="00BD55AA">
      <w:pPr>
        <w:pStyle w:val="Sp19b"/>
        <w:rPr>
          <w:del w:id="410" w:author="Ishaan Dey" w:date="2019-04-23T09:53:00Z"/>
        </w:rPr>
      </w:pPr>
      <w:r w:rsidRPr="00300D67">
        <w:t>Step XV</w:t>
      </w:r>
    </w:p>
    <w:p w:rsidR="004346F3" w:rsidRPr="00300D67" w:rsidRDefault="004346F3" w:rsidP="00BD55AA">
      <w:pPr>
        <w:pStyle w:val="Sp19b"/>
      </w:pPr>
    </w:p>
    <w:p w:rsidR="003B217B" w:rsidRPr="008C03AE" w:rsidRDefault="00686C4C" w:rsidP="003B217B">
      <w:pPr>
        <w:pStyle w:val="Sp19b"/>
        <w:rPr>
          <w:b/>
          <w:color w:val="FF0000"/>
          <w:sz w:val="36"/>
          <w:szCs w:val="36"/>
          <w:rPrChange w:id="411" w:author="Ishaan Dey" w:date="2019-04-23T09:53:00Z">
            <w:rPr>
              <w:color w:val="FF0000"/>
              <w:sz w:val="36"/>
              <w:szCs w:val="36"/>
            </w:rPr>
          </w:rPrChange>
        </w:rPr>
      </w:pPr>
      <w:r w:rsidRPr="008C03AE">
        <w:rPr>
          <w:b/>
          <w:rPrChange w:id="412" w:author="Ishaan Dey" w:date="2019-04-23T09:53:00Z">
            <w:rPr/>
          </w:rPrChange>
        </w:rPr>
        <w:t xml:space="preserve">(8 points) </w:t>
      </w:r>
      <w:r w:rsidR="004346F3" w:rsidRPr="008C03AE">
        <w:rPr>
          <w:b/>
          <w:rPrChange w:id="413" w:author="Ishaan Dey" w:date="2019-04-23T09:53:00Z">
            <w:rPr/>
          </w:rPrChange>
        </w:rPr>
        <w:t xml:space="preserve">Use the instrumental variables estimation routine in STATA to estimate the supply curve using 2SLS in the fashion Murray suggests and report the result in your report. </w:t>
      </w:r>
      <w:r w:rsidR="008C3136" w:rsidRPr="008C03AE">
        <w:rPr>
          <w:b/>
          <w:rPrChange w:id="414" w:author="Ishaan Dey" w:date="2019-04-23T09:53:00Z">
            <w:rPr/>
          </w:rPrChange>
        </w:rPr>
        <w:t xml:space="preserve">Use the degrees of freedom adjustment </w:t>
      </w:r>
      <w:proofErr w:type="spellStart"/>
      <w:r w:rsidR="008C3136" w:rsidRPr="008C03AE">
        <w:rPr>
          <w:b/>
          <w:rPrChange w:id="415" w:author="Ishaan Dey" w:date="2019-04-23T09:53:00Z">
            <w:rPr/>
          </w:rPrChange>
        </w:rPr>
        <w:t>Studenmund</w:t>
      </w:r>
      <w:proofErr w:type="spellEnd"/>
      <w:r w:rsidR="008C3136" w:rsidRPr="008C03AE">
        <w:rPr>
          <w:b/>
          <w:rPrChange w:id="416" w:author="Ishaan Dey" w:date="2019-04-23T09:53:00Z">
            <w:rPr/>
          </w:rPrChange>
        </w:rPr>
        <w:t xml:space="preserve"> uses</w:t>
      </w:r>
      <w:r w:rsidR="00CF1409" w:rsidRPr="008C03AE">
        <w:rPr>
          <w:b/>
          <w:rPrChange w:id="417" w:author="Ishaan Dey" w:date="2019-04-23T09:53:00Z">
            <w:rPr/>
          </w:rPrChange>
        </w:rPr>
        <w:t>.  T</w:t>
      </w:r>
      <w:r w:rsidR="004346F3" w:rsidRPr="008C03AE">
        <w:rPr>
          <w:b/>
          <w:rPrChange w:id="418" w:author="Ishaan Dey" w:date="2019-04-23T09:53:00Z">
            <w:rPr/>
          </w:rPrChange>
        </w:rPr>
        <w:t xml:space="preserve">hen continue by generating test statistics to test whether there is </w:t>
      </w:r>
      <w:r w:rsidR="00A97847" w:rsidRPr="008C03AE">
        <w:rPr>
          <w:b/>
          <w:rPrChange w:id="419" w:author="Ishaan Dey" w:date="2019-04-23T09:53:00Z">
            <w:rPr/>
          </w:rPrChange>
        </w:rPr>
        <w:t>c</w:t>
      </w:r>
      <w:r w:rsidR="00E643A2" w:rsidRPr="008C03AE">
        <w:rPr>
          <w:b/>
          <w:rPrChange w:id="420" w:author="Ishaan Dey" w:date="2019-04-23T09:53:00Z">
            <w:rPr/>
          </w:rPrChange>
        </w:rPr>
        <w:t xml:space="preserve">lear </w:t>
      </w:r>
      <w:r w:rsidR="00A97847" w:rsidRPr="008C03AE">
        <w:rPr>
          <w:b/>
          <w:rPrChange w:id="421" w:author="Ishaan Dey" w:date="2019-04-23T09:53:00Z">
            <w:rPr/>
          </w:rPrChange>
        </w:rPr>
        <w:t xml:space="preserve">statistical </w:t>
      </w:r>
      <w:r w:rsidR="004346F3" w:rsidRPr="008C03AE">
        <w:rPr>
          <w:b/>
          <w:rPrChange w:id="422" w:author="Ishaan Dey" w:date="2019-04-23T09:53:00Z">
            <w:rPr/>
          </w:rPrChange>
        </w:rPr>
        <w:t xml:space="preserve">evidence </w:t>
      </w:r>
      <w:r w:rsidR="00024594" w:rsidRPr="00DD7EA5">
        <w:rPr>
          <w:b/>
          <w:noProof/>
          <w:position w:val="-12"/>
        </w:rPr>
        <w:object w:dxaOrig="680" w:dyaOrig="360">
          <v:shape id="_x0000_i1027" type="#_x0000_t75" alt="" style="width:34.15pt;height:18.55pt;mso-width-percent:0;mso-height-percent:0;mso-width-percent:0;mso-height-percent:0" o:ole="">
            <v:imagedata r:id="rId28" o:title=""/>
          </v:shape>
          <o:OLEObject Type="Embed" ProgID="Equation.DSMT4" ShapeID="_x0000_i1027" DrawAspect="Content" ObjectID="_1618562068" r:id="rId29"/>
        </w:object>
      </w:r>
      <w:r w:rsidR="004346F3" w:rsidRPr="008C03AE">
        <w:rPr>
          <w:b/>
          <w:rPrChange w:id="423" w:author="Ishaan Dey" w:date="2019-04-23T09:53:00Z">
            <w:rPr/>
          </w:rPrChange>
        </w:rPr>
        <w:t xml:space="preserve">is endogenous and to test the over identifying restrictions. Include the </w:t>
      </w:r>
      <w:r w:rsidR="001731AF" w:rsidRPr="008C03AE">
        <w:rPr>
          <w:b/>
          <w:rPrChange w:id="424" w:author="Ishaan Dey" w:date="2019-04-23T09:53:00Z">
            <w:rPr/>
          </w:rPrChange>
        </w:rPr>
        <w:t xml:space="preserve">post estimation </w:t>
      </w:r>
      <w:r w:rsidR="004346F3" w:rsidRPr="008C03AE">
        <w:rPr>
          <w:b/>
          <w:rPrChange w:id="425" w:author="Ishaan Dey" w:date="2019-04-23T09:53:00Z">
            <w:rPr/>
          </w:rPrChange>
        </w:rPr>
        <w:t xml:space="preserve">results in your </w:t>
      </w:r>
      <w:r w:rsidR="001731AF" w:rsidRPr="008C03AE">
        <w:rPr>
          <w:b/>
          <w:rPrChange w:id="426" w:author="Ishaan Dey" w:date="2019-04-23T09:53:00Z">
            <w:rPr/>
          </w:rPrChange>
        </w:rPr>
        <w:t>report</w:t>
      </w:r>
      <w:r w:rsidR="004346F3" w:rsidRPr="008C03AE">
        <w:rPr>
          <w:b/>
          <w:rPrChange w:id="427" w:author="Ishaan Dey" w:date="2019-04-23T09:53:00Z">
            <w:rPr/>
          </w:rPrChange>
        </w:rPr>
        <w:t>.</w:t>
      </w:r>
      <w:r w:rsidR="003E283A" w:rsidRPr="008C03AE">
        <w:rPr>
          <w:b/>
          <w:rPrChange w:id="428" w:author="Ishaan Dey" w:date="2019-04-23T09:53:00Z">
            <w:rPr/>
          </w:rPrChange>
        </w:rPr>
        <w:t xml:space="preserve">     </w:t>
      </w:r>
      <w:r w:rsidR="00B760A5" w:rsidRPr="008C03AE">
        <w:rPr>
          <w:b/>
          <w:color w:val="FFFFFF"/>
          <w:sz w:val="2"/>
          <w:szCs w:val="2"/>
          <w:rPrChange w:id="429" w:author="Ishaan Dey" w:date="2019-04-23T09:53:00Z">
            <w:rPr>
              <w:color w:val="FFFFFF"/>
              <w:sz w:val="2"/>
              <w:szCs w:val="2"/>
            </w:rPr>
          </w:rPrChange>
        </w:rPr>
        <w:t>Sp9b</w:t>
      </w:r>
    </w:p>
    <w:p w:rsidR="003B217B" w:rsidRDefault="008C03AE" w:rsidP="003B217B">
      <w:pPr>
        <w:pStyle w:val="Sp19b"/>
        <w:rPr>
          <w:ins w:id="430" w:author="Ishaan Dey" w:date="2019-04-23T09:57:00Z"/>
        </w:rPr>
      </w:pPr>
      <w:ins w:id="431" w:author="Ishaan Dey" w:date="2019-04-23T09:56:00Z">
        <w:r w:rsidRPr="008C03AE">
          <w:rPr>
            <w:noProof/>
          </w:rPr>
          <w:drawing>
            <wp:inline distT="0" distB="0" distL="0" distR="0" wp14:anchorId="2E96465C" wp14:editId="1F107A18">
              <wp:extent cx="5486400" cy="3664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64585"/>
                      </a:xfrm>
                      <a:prstGeom prst="rect">
                        <a:avLst/>
                      </a:prstGeom>
                    </pic:spPr>
                  </pic:pic>
                </a:graphicData>
              </a:graphic>
            </wp:inline>
          </w:drawing>
        </w:r>
      </w:ins>
    </w:p>
    <w:p w:rsidR="008C03AE" w:rsidRDefault="008C03AE" w:rsidP="003B217B">
      <w:pPr>
        <w:pStyle w:val="Sp19b"/>
        <w:rPr>
          <w:ins w:id="432" w:author="Ishaan Dey" w:date="2019-04-23T09:56:00Z"/>
        </w:rPr>
      </w:pPr>
      <w:ins w:id="433" w:author="Ishaan Dey" w:date="2019-04-23T09:57:00Z">
        <w:r w:rsidRPr="008C03AE">
          <w:rPr>
            <w:noProof/>
          </w:rPr>
          <w:drawing>
            <wp:inline distT="0" distB="0" distL="0" distR="0" wp14:anchorId="7AC554F9" wp14:editId="53839A84">
              <wp:extent cx="5486400" cy="949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949960"/>
                      </a:xfrm>
                      <a:prstGeom prst="rect">
                        <a:avLst/>
                      </a:prstGeom>
                    </pic:spPr>
                  </pic:pic>
                </a:graphicData>
              </a:graphic>
            </wp:inline>
          </w:drawing>
        </w:r>
      </w:ins>
    </w:p>
    <w:p w:rsidR="008C03AE" w:rsidRDefault="008C03AE" w:rsidP="003B217B">
      <w:pPr>
        <w:pStyle w:val="Sp19b"/>
        <w:rPr>
          <w:ins w:id="434" w:author="Ishaan Dey" w:date="2019-04-23T09:57:00Z"/>
        </w:rPr>
      </w:pPr>
      <w:ins w:id="435" w:author="Ishaan Dey" w:date="2019-04-23T09:57:00Z">
        <w:r w:rsidRPr="008C03AE">
          <w:rPr>
            <w:noProof/>
          </w:rPr>
          <w:lastRenderedPageBreak/>
          <w:drawing>
            <wp:inline distT="0" distB="0" distL="0" distR="0" wp14:anchorId="36CC94FA" wp14:editId="2093ABA9">
              <wp:extent cx="5486400" cy="949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949960"/>
                      </a:xfrm>
                      <a:prstGeom prst="rect">
                        <a:avLst/>
                      </a:prstGeom>
                    </pic:spPr>
                  </pic:pic>
                </a:graphicData>
              </a:graphic>
            </wp:inline>
          </w:drawing>
        </w:r>
      </w:ins>
    </w:p>
    <w:p w:rsidR="008C03AE" w:rsidRDefault="008C03AE" w:rsidP="003B217B">
      <w:pPr>
        <w:pStyle w:val="Sp19b"/>
        <w:rPr>
          <w:ins w:id="436" w:author="Ishaan Dey" w:date="2019-04-23T09:55:00Z"/>
        </w:rPr>
      </w:pPr>
    </w:p>
    <w:p w:rsidR="008C03AE" w:rsidRPr="00300D67" w:rsidDel="0018677C" w:rsidRDefault="008C03AE" w:rsidP="003B217B">
      <w:pPr>
        <w:pStyle w:val="Sp19b"/>
        <w:rPr>
          <w:del w:id="437" w:author="Ishaan Dey" w:date="2019-04-25T19:43:00Z"/>
        </w:rPr>
      </w:pPr>
    </w:p>
    <w:p w:rsidR="00432E13" w:rsidRPr="00432E13" w:rsidDel="0018677C" w:rsidRDefault="00432E13" w:rsidP="00432E13">
      <w:pPr>
        <w:pStyle w:val="Sp19b"/>
        <w:rPr>
          <w:del w:id="438" w:author="Ishaan Dey" w:date="2019-04-25T19:43:00Z"/>
          <w:sz w:val="2"/>
          <w:szCs w:val="2"/>
        </w:rPr>
      </w:pPr>
    </w:p>
    <w:p w:rsidR="002F39C8" w:rsidRDefault="002F39C8">
      <w:pPr>
        <w:rPr>
          <w:ins w:id="439" w:author="Ishaan Dey" w:date="2019-04-25T19:35:00Z"/>
          <w:rFonts w:ascii="Lori" w:hAnsi="Lori" w:cs="Arial"/>
          <w:sz w:val="22"/>
        </w:rPr>
      </w:pPr>
    </w:p>
    <w:p w:rsidR="004346F3" w:rsidRPr="00300D67" w:rsidDel="00E17E7D" w:rsidRDefault="004346F3" w:rsidP="00BD55AA">
      <w:pPr>
        <w:pStyle w:val="Sp19b"/>
        <w:rPr>
          <w:del w:id="440" w:author="Ishaan Dey" w:date="2019-04-23T09:57:00Z"/>
        </w:rPr>
      </w:pPr>
      <w:r w:rsidRPr="00300D67">
        <w:t>Step XVI</w:t>
      </w:r>
    </w:p>
    <w:p w:rsidR="004346F3" w:rsidRPr="00300D67" w:rsidRDefault="004346F3" w:rsidP="00BD55AA">
      <w:pPr>
        <w:pStyle w:val="Sp19b"/>
      </w:pPr>
    </w:p>
    <w:p w:rsidR="004346F3" w:rsidRPr="00E17E7D" w:rsidRDefault="00686C4C" w:rsidP="00BD55AA">
      <w:pPr>
        <w:pStyle w:val="Sp19b"/>
        <w:rPr>
          <w:b/>
          <w:rPrChange w:id="441" w:author="Ishaan Dey" w:date="2019-04-23T09:57:00Z">
            <w:rPr/>
          </w:rPrChange>
        </w:rPr>
      </w:pPr>
      <w:r w:rsidRPr="00E17E7D">
        <w:rPr>
          <w:b/>
          <w:rPrChange w:id="442" w:author="Ishaan Dey" w:date="2019-04-23T09:57:00Z">
            <w:rPr/>
          </w:rPrChange>
        </w:rPr>
        <w:t xml:space="preserve">(8 points) </w:t>
      </w:r>
      <w:r w:rsidR="004346F3" w:rsidRPr="00E17E7D">
        <w:rPr>
          <w:b/>
          <w:rPrChange w:id="443" w:author="Ishaan Dey" w:date="2019-04-23T09:57:00Z">
            <w:rPr/>
          </w:rPrChange>
        </w:rPr>
        <w:t xml:space="preserve">What do you make of the computer output created in Step XV? Does the coefficient of </w:t>
      </w:r>
      <w:r w:rsidR="00024594" w:rsidRPr="00DD7EA5">
        <w:rPr>
          <w:b/>
          <w:noProof/>
          <w:position w:val="-12"/>
        </w:rPr>
        <w:object w:dxaOrig="680" w:dyaOrig="360">
          <v:shape id="_x0000_i1026" type="#_x0000_t75" alt="" style="width:34.15pt;height:18.55pt;mso-width-percent:0;mso-height-percent:0;mso-width-percent:0;mso-height-percent:0" o:ole="">
            <v:imagedata r:id="rId33" o:title=""/>
          </v:shape>
          <o:OLEObject Type="Embed" ProgID="Equation.DSMT4" ShapeID="_x0000_i1026" DrawAspect="Content" ObjectID="_1618562069" r:id="rId34"/>
        </w:object>
      </w:r>
      <w:r w:rsidR="004346F3" w:rsidRPr="00E17E7D">
        <w:rPr>
          <w:b/>
          <w:rPrChange w:id="444" w:author="Ishaan Dey" w:date="2019-04-23T09:57:00Z">
            <w:rPr/>
          </w:rPrChange>
        </w:rPr>
        <w:t xml:space="preserve"> seem “better” when estimated by 2SLS? Explain. Interpret the results of your post estimation tests</w:t>
      </w:r>
      <w:r w:rsidR="00D969B6" w:rsidRPr="00E17E7D">
        <w:rPr>
          <w:b/>
          <w:rPrChange w:id="445" w:author="Ishaan Dey" w:date="2019-04-23T09:57:00Z">
            <w:rPr/>
          </w:rPrChange>
        </w:rPr>
        <w:t>.  W</w:t>
      </w:r>
      <w:r w:rsidR="004346F3" w:rsidRPr="00E17E7D">
        <w:rPr>
          <w:b/>
          <w:rPrChange w:id="446" w:author="Ishaan Dey" w:date="2019-04-23T09:57:00Z">
            <w:rPr/>
          </w:rPrChange>
        </w:rPr>
        <w:t xml:space="preserve">hat do they suggest about the </w:t>
      </w:r>
      <w:proofErr w:type="spellStart"/>
      <w:r w:rsidR="004346F3" w:rsidRPr="00E17E7D">
        <w:rPr>
          <w:b/>
          <w:rPrChange w:id="447" w:author="Ishaan Dey" w:date="2019-04-23T09:57:00Z">
            <w:rPr/>
          </w:rPrChange>
        </w:rPr>
        <w:t>endogenity</w:t>
      </w:r>
      <w:proofErr w:type="spellEnd"/>
      <w:r w:rsidR="004346F3" w:rsidRPr="00E17E7D">
        <w:rPr>
          <w:b/>
          <w:rPrChange w:id="448" w:author="Ishaan Dey" w:date="2019-04-23T09:57:00Z">
            <w:rPr/>
          </w:rPrChange>
        </w:rPr>
        <w:t xml:space="preserve"> of </w:t>
      </w:r>
      <w:r w:rsidR="00024594" w:rsidRPr="00DD7EA5">
        <w:rPr>
          <w:b/>
          <w:noProof/>
          <w:position w:val="-12"/>
        </w:rPr>
        <w:object w:dxaOrig="680" w:dyaOrig="360">
          <v:shape id="_x0000_i1025" type="#_x0000_t75" alt="" style="width:34.15pt;height:18.55pt;mso-width-percent:0;mso-height-percent:0;mso-width-percent:0;mso-height-percent:0" o:ole="">
            <v:imagedata r:id="rId35" o:title=""/>
          </v:shape>
          <o:OLEObject Type="Embed" ProgID="Equation.DSMT4" ShapeID="_x0000_i1025" DrawAspect="Content" ObjectID="_1618562070" r:id="rId36"/>
        </w:object>
      </w:r>
      <w:r w:rsidR="004346F3" w:rsidRPr="00E17E7D">
        <w:rPr>
          <w:b/>
          <w:rPrChange w:id="449" w:author="Ishaan Dey" w:date="2019-04-23T09:57:00Z">
            <w:rPr/>
          </w:rPrChange>
        </w:rPr>
        <w:t>and the validity of your instruments? What would seem to be the chief concern we have uncovered about the estimated supply function?</w:t>
      </w:r>
      <w:r w:rsidR="003E283A" w:rsidRPr="00E17E7D">
        <w:rPr>
          <w:b/>
          <w:rPrChange w:id="450" w:author="Ishaan Dey" w:date="2019-04-23T09:57:00Z">
            <w:rPr/>
          </w:rPrChange>
        </w:rPr>
        <w:t xml:space="preserve">     </w:t>
      </w:r>
      <w:r w:rsidR="00B760A5" w:rsidRPr="00E17E7D">
        <w:rPr>
          <w:b/>
          <w:color w:val="FFFFFF"/>
          <w:sz w:val="2"/>
          <w:szCs w:val="2"/>
          <w:rPrChange w:id="451" w:author="Ishaan Dey" w:date="2019-04-23T09:57:00Z">
            <w:rPr>
              <w:color w:val="FFFFFF"/>
              <w:sz w:val="2"/>
              <w:szCs w:val="2"/>
            </w:rPr>
          </w:rPrChange>
        </w:rPr>
        <w:t>Sp9b</w:t>
      </w:r>
    </w:p>
    <w:p w:rsidR="003B217B" w:rsidRDefault="00E17E7D" w:rsidP="003B217B">
      <w:pPr>
        <w:pStyle w:val="Sp19b"/>
        <w:rPr>
          <w:ins w:id="452" w:author="Ishaan Dey" w:date="2019-04-25T19:35:00Z"/>
        </w:rPr>
      </w:pPr>
      <w:ins w:id="453" w:author="Ishaan Dey" w:date="2019-04-23T09:57:00Z">
        <w:r>
          <w:t xml:space="preserve">The coefficient of </w:t>
        </w:r>
        <w:proofErr w:type="spellStart"/>
        <w:r>
          <w:t>Lnqty</w:t>
        </w:r>
        <w:proofErr w:type="spellEnd"/>
        <w:r>
          <w:t xml:space="preserve"> does appear to </w:t>
        </w:r>
      </w:ins>
      <w:ins w:id="454" w:author="Ishaan Dey" w:date="2019-04-23T09:58:00Z">
        <w:r>
          <w:t>be better, in that the</w:t>
        </w:r>
      </w:ins>
      <w:ins w:id="455" w:author="Ishaan Dey" w:date="2019-04-23T09:59:00Z">
        <w:r w:rsidR="00FB5B7C">
          <w:t xml:space="preserve"> estimate of the</w:t>
        </w:r>
      </w:ins>
      <w:ins w:id="456" w:author="Ishaan Dey" w:date="2019-04-23T09:58:00Z">
        <w:r>
          <w:t xml:space="preserve"> coefficient </w:t>
        </w:r>
      </w:ins>
      <w:ins w:id="457" w:author="Ishaan Dey" w:date="2019-04-23T10:00:00Z">
        <w:r w:rsidR="00FB5B7C">
          <w:t xml:space="preserve">is </w:t>
        </w:r>
      </w:ins>
      <w:ins w:id="458" w:author="Ishaan Dey" w:date="2019-04-23T09:58:00Z">
        <w:r>
          <w:t>positive</w:t>
        </w:r>
      </w:ins>
      <w:ins w:id="459" w:author="Ishaan Dey" w:date="2019-04-23T10:00:00Z">
        <w:r w:rsidR="00FB5B7C">
          <w:t>. However, the large standard error makes the 95% CI contain negative values, thus indicating that the 2SLS was</w:t>
        </w:r>
      </w:ins>
      <w:ins w:id="460" w:author="Ishaan Dey" w:date="2019-04-23T10:01:00Z">
        <w:r w:rsidR="00FB5B7C">
          <w:t xml:space="preserve"> not sufficiently better after all. </w:t>
        </w:r>
      </w:ins>
    </w:p>
    <w:p w:rsidR="002F39C8" w:rsidRDefault="002F39C8" w:rsidP="003B217B">
      <w:pPr>
        <w:pStyle w:val="Sp19b"/>
        <w:rPr>
          <w:ins w:id="461" w:author="Ishaan Dey" w:date="2019-04-23T10:01:00Z"/>
        </w:rPr>
      </w:pPr>
    </w:p>
    <w:p w:rsidR="00FB5B7C" w:rsidRDefault="00FB5B7C" w:rsidP="003B217B">
      <w:pPr>
        <w:pStyle w:val="Sp19b"/>
        <w:rPr>
          <w:ins w:id="462" w:author="Ishaan Dey" w:date="2019-04-25T19:35:00Z"/>
        </w:rPr>
      </w:pPr>
      <w:ins w:id="463" w:author="Ishaan Dey" w:date="2019-04-23T10:01:00Z">
        <w:r>
          <w:t>The postestimation test for endogeneity suggests that we must fail to reject the</w:t>
        </w:r>
      </w:ins>
      <w:ins w:id="464" w:author="Ishaan Dey" w:date="2019-04-23T10:02:00Z">
        <w:r>
          <w:t xml:space="preserve"> null that </w:t>
        </w:r>
      </w:ins>
      <w:proofErr w:type="spellStart"/>
      <w:ins w:id="465" w:author="Ishaan Dey" w:date="2019-04-25T19:36:00Z">
        <w:r w:rsidR="002F39C8">
          <w:t>Lnqty</w:t>
        </w:r>
        <w:proofErr w:type="spellEnd"/>
        <w:r w:rsidR="002F39C8">
          <w:t xml:space="preserve"> is</w:t>
        </w:r>
      </w:ins>
      <w:ins w:id="466" w:author="Ishaan Dey" w:date="2019-04-23T10:02:00Z">
        <w:r>
          <w:t xml:space="preserve"> exogenous, i</w:t>
        </w:r>
      </w:ins>
      <w:ins w:id="467" w:author="Ishaan Dey" w:date="2019-04-23T10:03:00Z">
        <w:r>
          <w:t xml:space="preserve">ndicating that </w:t>
        </w:r>
        <w:proofErr w:type="spellStart"/>
        <w:r>
          <w:t>Lnqty</w:t>
        </w:r>
        <w:proofErr w:type="spellEnd"/>
        <w:r>
          <w:t xml:space="preserve"> is not sufficiently endogenous. </w:t>
        </w:r>
      </w:ins>
    </w:p>
    <w:p w:rsidR="002F39C8" w:rsidRDefault="002F39C8" w:rsidP="003B217B">
      <w:pPr>
        <w:pStyle w:val="Sp19b"/>
        <w:rPr>
          <w:ins w:id="468" w:author="Ishaan Dey" w:date="2019-04-23T10:03:00Z"/>
        </w:rPr>
      </w:pPr>
    </w:p>
    <w:p w:rsidR="00FB5B7C" w:rsidRDefault="00FB5B7C" w:rsidP="003B217B">
      <w:pPr>
        <w:pStyle w:val="Sp19b"/>
      </w:pPr>
      <w:ins w:id="469" w:author="Ishaan Dey" w:date="2019-04-23T10:03:00Z">
        <w:r>
          <w:t>The postestimation test for overidentification suggests that</w:t>
        </w:r>
      </w:ins>
      <w:ins w:id="470" w:author="Ishaan Dey" w:date="2019-04-23T10:04:00Z">
        <w:r>
          <w:t xml:space="preserve"> we must fail to reject the null hypothesis that the instrument</w:t>
        </w:r>
      </w:ins>
      <w:ins w:id="471" w:author="Ishaan Dey" w:date="2019-04-23T10:02:00Z">
        <w:r>
          <w:t xml:space="preserve"> variables (being day of the week) are not valid</w:t>
        </w:r>
      </w:ins>
      <w:ins w:id="472" w:author="Ishaan Dey" w:date="2019-04-23T10:04:00Z">
        <w:r>
          <w:t xml:space="preserve">. </w:t>
        </w:r>
      </w:ins>
      <w:ins w:id="473" w:author="Ishaan Dey" w:date="2019-04-25T19:37:00Z">
        <w:r w:rsidR="002F39C8" w:rsidRPr="002F39C8">
          <w:t>The chief concern here would be that the estimated supply function is that the slope coefficient estimates from the 2SLS regression would be biased and inconsistent.</w:t>
        </w:r>
      </w:ins>
    </w:p>
    <w:p w:rsidR="003B217B" w:rsidRPr="003E283A" w:rsidRDefault="003B217B" w:rsidP="003B217B">
      <w:pPr>
        <w:pStyle w:val="Sp19b"/>
        <w:rPr>
          <w:color w:val="FF0000"/>
          <w:sz w:val="36"/>
          <w:szCs w:val="36"/>
        </w:rPr>
      </w:pPr>
    </w:p>
    <w:p w:rsidR="003B217B" w:rsidRPr="00300D67" w:rsidRDefault="003B217B" w:rsidP="003B217B">
      <w:pPr>
        <w:pStyle w:val="Sp19b"/>
      </w:pPr>
    </w:p>
    <w:p w:rsidR="003B217B" w:rsidRDefault="003B217B" w:rsidP="003B217B">
      <w:pPr>
        <w:pStyle w:val="Sp19b"/>
      </w:pPr>
    </w:p>
    <w:p w:rsidR="003B217B" w:rsidRPr="003E283A" w:rsidRDefault="003B217B" w:rsidP="003B217B">
      <w:pPr>
        <w:pStyle w:val="Sp19b"/>
        <w:rPr>
          <w:color w:val="FF0000"/>
          <w:sz w:val="36"/>
          <w:szCs w:val="36"/>
        </w:rPr>
      </w:pPr>
    </w:p>
    <w:p w:rsidR="003B217B" w:rsidRPr="00300D67" w:rsidRDefault="003B217B" w:rsidP="003B217B">
      <w:pPr>
        <w:pStyle w:val="Sp19b"/>
      </w:pPr>
    </w:p>
    <w:p w:rsidR="003B217B" w:rsidRDefault="003B217B" w:rsidP="00BD55AA">
      <w:pPr>
        <w:pStyle w:val="Sp19b"/>
      </w:pPr>
    </w:p>
    <w:p w:rsidR="00432E13" w:rsidRPr="00432E13" w:rsidRDefault="00432E13" w:rsidP="00432E13">
      <w:pPr>
        <w:pStyle w:val="Sp19b"/>
        <w:rPr>
          <w:sz w:val="2"/>
          <w:szCs w:val="2"/>
        </w:rPr>
      </w:pPr>
    </w:p>
    <w:sectPr w:rsidR="00432E13" w:rsidRPr="00432E13">
      <w:footerReference w:type="even" r:id="rId37"/>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594" w:rsidRDefault="00024594">
      <w:r>
        <w:separator/>
      </w:r>
    </w:p>
  </w:endnote>
  <w:endnote w:type="continuationSeparator" w:id="0">
    <w:p w:rsidR="00024594" w:rsidRDefault="00024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ori">
    <w:altName w:val="Corbel"/>
    <w:panose1 w:val="020B0604020202020204"/>
    <w:charset w:val="00"/>
    <w:family w:val="auto"/>
    <w:pitch w:val="variable"/>
    <w:sig w:usb0="00000001" w:usb1="00000000" w:usb2="00000000" w:usb3="00000000" w:csb0="000000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D87" w:rsidRDefault="00965D87" w:rsidP="00A645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65D87" w:rsidRDefault="00965D87" w:rsidP="00965D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03" w:rsidRPr="002E0716" w:rsidRDefault="00B760A5">
    <w:pPr>
      <w:pStyle w:val="Footer"/>
      <w:jc w:val="center"/>
    </w:pPr>
    <w:r w:rsidRPr="002E0716">
      <w:rPr>
        <w:color w:val="FFFFFF" w:themeColor="background1"/>
      </w:rPr>
      <w:t>Sp19b</w:t>
    </w:r>
    <w:r w:rsidR="00E72E03" w:rsidRPr="002E0716">
      <w:fldChar w:fldCharType="begin"/>
    </w:r>
    <w:r w:rsidR="00E72E03" w:rsidRPr="002E0716">
      <w:instrText xml:space="preserve"> PAGE   \* MERGEFORMAT </w:instrText>
    </w:r>
    <w:r w:rsidR="00E72E03" w:rsidRPr="002E0716">
      <w:fldChar w:fldCharType="separate"/>
    </w:r>
    <w:r w:rsidR="00AA5E26">
      <w:rPr>
        <w:noProof/>
      </w:rPr>
      <w:t>3</w:t>
    </w:r>
    <w:r w:rsidR="00E72E03" w:rsidRPr="002E0716">
      <w:rPr>
        <w:noProof/>
      </w:rPr>
      <w:fldChar w:fldCharType="end"/>
    </w:r>
    <w:r w:rsidRPr="002E0716">
      <w:rPr>
        <w:noProof/>
        <w:color w:val="FFFFFF" w:themeColor="background1"/>
      </w:rPr>
      <w:t>Sp19b</w:t>
    </w:r>
  </w:p>
  <w:p w:rsidR="00965D87" w:rsidRPr="002E0716" w:rsidRDefault="00965D87" w:rsidP="00965D87">
    <w:pPr>
      <w:pStyle w:val="Footer"/>
      <w:ind w:right="360"/>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594" w:rsidRDefault="00024594">
      <w:r>
        <w:separator/>
      </w:r>
    </w:p>
  </w:footnote>
  <w:footnote w:type="continuationSeparator" w:id="0">
    <w:p w:rsidR="00024594" w:rsidRDefault="00024594">
      <w:r>
        <w:continuationSeparator/>
      </w:r>
    </w:p>
  </w:footnote>
  <w:footnote w:id="1">
    <w:p w:rsidR="004346F3" w:rsidRDefault="004346F3" w:rsidP="00EA2A47">
      <w:pPr>
        <w:pStyle w:val="Sp19b"/>
      </w:pPr>
      <w:r>
        <w:rPr>
          <w:rStyle w:val="FootnoteReference"/>
        </w:rPr>
        <w:footnoteRef/>
      </w:r>
      <w:r>
        <w:t xml:space="preserve"> </w:t>
      </w:r>
      <w:r w:rsidRPr="00EA2A47">
        <w:rPr>
          <w:sz w:val="20"/>
          <w:szCs w:val="20"/>
        </w:rPr>
        <w:t xml:space="preserve">He includes a handful of additional variables </w:t>
      </w:r>
      <w:r w:rsidR="004F563E">
        <w:rPr>
          <w:sz w:val="20"/>
          <w:szCs w:val="20"/>
        </w:rPr>
        <w:t>that</w:t>
      </w:r>
      <w:r w:rsidRPr="00EA2A47">
        <w:rPr>
          <w:sz w:val="20"/>
          <w:szCs w:val="20"/>
        </w:rPr>
        <w:t xml:space="preserve"> prove to be statistically insignificant. </w:t>
      </w:r>
      <w:r w:rsidR="004F563E">
        <w:rPr>
          <w:sz w:val="20"/>
          <w:szCs w:val="20"/>
        </w:rPr>
        <w:t>B</w:t>
      </w:r>
      <w:r w:rsidR="004F563E" w:rsidRPr="00EA2A47">
        <w:rPr>
          <w:sz w:val="20"/>
          <w:szCs w:val="20"/>
        </w:rPr>
        <w:t>ecause their absence has only a slight effect on our results</w:t>
      </w:r>
      <w:r w:rsidR="004F563E">
        <w:rPr>
          <w:sz w:val="20"/>
          <w:szCs w:val="20"/>
        </w:rPr>
        <w:t xml:space="preserve"> </w:t>
      </w:r>
      <w:r w:rsidRPr="00EA2A47">
        <w:rPr>
          <w:sz w:val="20"/>
          <w:szCs w:val="20"/>
        </w:rPr>
        <w:t>I have</w:t>
      </w:r>
      <w:r w:rsidR="00B81758">
        <w:rPr>
          <w:sz w:val="20"/>
          <w:szCs w:val="20"/>
        </w:rPr>
        <w:t>, for simplicity,</w:t>
      </w:r>
      <w:r w:rsidRPr="00EA2A47">
        <w:rPr>
          <w:sz w:val="20"/>
          <w:szCs w:val="20"/>
        </w:rPr>
        <w:t xml:space="preserve"> </w:t>
      </w:r>
      <w:r w:rsidR="004F563E">
        <w:rPr>
          <w:sz w:val="20"/>
          <w:szCs w:val="20"/>
        </w:rPr>
        <w:t>omitted them.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2C0536"/>
    <w:multiLevelType w:val="hybridMultilevel"/>
    <w:tmpl w:val="E99A393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haan Dey">
    <w15:presenceInfo w15:providerId="Windows Live" w15:userId="1f3e2a5bb3c72e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ocumentProtection w:edit="trackedChanges" w:enforcement="1" w:cryptProviderType="rsaAES" w:cryptAlgorithmClass="hash" w:cryptAlgorithmType="typeAny" w:cryptAlgorithmSid="14" w:cryptSpinCount="100000" w:hash="DVGabKbYxqBmKr8xR8rfQIektHz50pvNi4UK8Efguahbci3VypGTx/94ogRJCf8VO9fz5t11H8R0MgeW+LsQ/w==" w:salt="j7ARUQno/7fXUnAzO++ry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E8C"/>
    <w:rsid w:val="00001346"/>
    <w:rsid w:val="0000167B"/>
    <w:rsid w:val="0001313D"/>
    <w:rsid w:val="00024594"/>
    <w:rsid w:val="00025547"/>
    <w:rsid w:val="00030B56"/>
    <w:rsid w:val="000359DF"/>
    <w:rsid w:val="000459FA"/>
    <w:rsid w:val="00052DD8"/>
    <w:rsid w:val="000564C3"/>
    <w:rsid w:val="0007742F"/>
    <w:rsid w:val="000A2C7D"/>
    <w:rsid w:val="000A3937"/>
    <w:rsid w:val="000C1718"/>
    <w:rsid w:val="000C756E"/>
    <w:rsid w:val="000E5538"/>
    <w:rsid w:val="00102497"/>
    <w:rsid w:val="0012695F"/>
    <w:rsid w:val="00132667"/>
    <w:rsid w:val="001331CF"/>
    <w:rsid w:val="00133F78"/>
    <w:rsid w:val="00135E10"/>
    <w:rsid w:val="00157FBB"/>
    <w:rsid w:val="001604CC"/>
    <w:rsid w:val="00167F4D"/>
    <w:rsid w:val="001731AF"/>
    <w:rsid w:val="00173461"/>
    <w:rsid w:val="00176A42"/>
    <w:rsid w:val="0018677C"/>
    <w:rsid w:val="001A561A"/>
    <w:rsid w:val="001B1A76"/>
    <w:rsid w:val="001B1DF4"/>
    <w:rsid w:val="001C2CFE"/>
    <w:rsid w:val="001C7FA1"/>
    <w:rsid w:val="001D5D94"/>
    <w:rsid w:val="001E23A0"/>
    <w:rsid w:val="001F3A18"/>
    <w:rsid w:val="001F73DA"/>
    <w:rsid w:val="00205317"/>
    <w:rsid w:val="00205668"/>
    <w:rsid w:val="00210DAC"/>
    <w:rsid w:val="0021587A"/>
    <w:rsid w:val="00221B34"/>
    <w:rsid w:val="00231E0B"/>
    <w:rsid w:val="00232891"/>
    <w:rsid w:val="00257DAF"/>
    <w:rsid w:val="00260640"/>
    <w:rsid w:val="00287EA7"/>
    <w:rsid w:val="002A6261"/>
    <w:rsid w:val="002B5FB2"/>
    <w:rsid w:val="002C6A14"/>
    <w:rsid w:val="002D57C3"/>
    <w:rsid w:val="002D6C15"/>
    <w:rsid w:val="002E0716"/>
    <w:rsid w:val="002E1ED0"/>
    <w:rsid w:val="002F06CE"/>
    <w:rsid w:val="002F39C8"/>
    <w:rsid w:val="002F5BD9"/>
    <w:rsid w:val="003000D1"/>
    <w:rsid w:val="003005C0"/>
    <w:rsid w:val="00300D67"/>
    <w:rsid w:val="0030198F"/>
    <w:rsid w:val="00305C9F"/>
    <w:rsid w:val="00306A4C"/>
    <w:rsid w:val="00306BCE"/>
    <w:rsid w:val="00341D88"/>
    <w:rsid w:val="00350F90"/>
    <w:rsid w:val="00354687"/>
    <w:rsid w:val="00363809"/>
    <w:rsid w:val="00375971"/>
    <w:rsid w:val="003821EE"/>
    <w:rsid w:val="003838B9"/>
    <w:rsid w:val="003853CD"/>
    <w:rsid w:val="00390154"/>
    <w:rsid w:val="003B217B"/>
    <w:rsid w:val="003C00DA"/>
    <w:rsid w:val="003D6656"/>
    <w:rsid w:val="003E283A"/>
    <w:rsid w:val="003E6A97"/>
    <w:rsid w:val="004106AA"/>
    <w:rsid w:val="0043164A"/>
    <w:rsid w:val="00431DE3"/>
    <w:rsid w:val="00432E13"/>
    <w:rsid w:val="004346F3"/>
    <w:rsid w:val="0043654B"/>
    <w:rsid w:val="0044133F"/>
    <w:rsid w:val="00461B62"/>
    <w:rsid w:val="004702D8"/>
    <w:rsid w:val="00476884"/>
    <w:rsid w:val="004807BF"/>
    <w:rsid w:val="00482C11"/>
    <w:rsid w:val="00487F55"/>
    <w:rsid w:val="004B6B59"/>
    <w:rsid w:val="004C3E8C"/>
    <w:rsid w:val="004C5535"/>
    <w:rsid w:val="004C6E1B"/>
    <w:rsid w:val="004D24BF"/>
    <w:rsid w:val="004D6108"/>
    <w:rsid w:val="004F563E"/>
    <w:rsid w:val="004F5ECE"/>
    <w:rsid w:val="004F6A71"/>
    <w:rsid w:val="00506B0B"/>
    <w:rsid w:val="00517883"/>
    <w:rsid w:val="005230A8"/>
    <w:rsid w:val="0052528B"/>
    <w:rsid w:val="0054143C"/>
    <w:rsid w:val="0054296E"/>
    <w:rsid w:val="005463D0"/>
    <w:rsid w:val="005465AD"/>
    <w:rsid w:val="00547835"/>
    <w:rsid w:val="0055609E"/>
    <w:rsid w:val="00573F36"/>
    <w:rsid w:val="00583135"/>
    <w:rsid w:val="0059080F"/>
    <w:rsid w:val="005B2A11"/>
    <w:rsid w:val="005B32F8"/>
    <w:rsid w:val="005C7E13"/>
    <w:rsid w:val="005E30E6"/>
    <w:rsid w:val="006426F5"/>
    <w:rsid w:val="00655EF1"/>
    <w:rsid w:val="00666ED9"/>
    <w:rsid w:val="00671705"/>
    <w:rsid w:val="00683F80"/>
    <w:rsid w:val="00686C4C"/>
    <w:rsid w:val="006A1D00"/>
    <w:rsid w:val="006A23BA"/>
    <w:rsid w:val="006C0F4C"/>
    <w:rsid w:val="006D4CC2"/>
    <w:rsid w:val="006D678A"/>
    <w:rsid w:val="006F588B"/>
    <w:rsid w:val="0070213A"/>
    <w:rsid w:val="00712A2C"/>
    <w:rsid w:val="007204C0"/>
    <w:rsid w:val="007255E3"/>
    <w:rsid w:val="00731394"/>
    <w:rsid w:val="007356A0"/>
    <w:rsid w:val="00737B44"/>
    <w:rsid w:val="007626EE"/>
    <w:rsid w:val="0079626F"/>
    <w:rsid w:val="007A0B35"/>
    <w:rsid w:val="007C45D0"/>
    <w:rsid w:val="007D715B"/>
    <w:rsid w:val="007E58F2"/>
    <w:rsid w:val="00804ADB"/>
    <w:rsid w:val="00804AFE"/>
    <w:rsid w:val="00805328"/>
    <w:rsid w:val="008151F6"/>
    <w:rsid w:val="00817EC8"/>
    <w:rsid w:val="008308FF"/>
    <w:rsid w:val="008314C6"/>
    <w:rsid w:val="008369DC"/>
    <w:rsid w:val="008508BE"/>
    <w:rsid w:val="0085408F"/>
    <w:rsid w:val="00860716"/>
    <w:rsid w:val="0087020D"/>
    <w:rsid w:val="00880646"/>
    <w:rsid w:val="00894910"/>
    <w:rsid w:val="00895EA0"/>
    <w:rsid w:val="00897CC3"/>
    <w:rsid w:val="008A1F35"/>
    <w:rsid w:val="008A2152"/>
    <w:rsid w:val="008B102F"/>
    <w:rsid w:val="008B432C"/>
    <w:rsid w:val="008B6016"/>
    <w:rsid w:val="008C03AE"/>
    <w:rsid w:val="008C3136"/>
    <w:rsid w:val="008D3261"/>
    <w:rsid w:val="00907518"/>
    <w:rsid w:val="009276B2"/>
    <w:rsid w:val="009277A1"/>
    <w:rsid w:val="009332C9"/>
    <w:rsid w:val="009336B6"/>
    <w:rsid w:val="0094013B"/>
    <w:rsid w:val="00942DB2"/>
    <w:rsid w:val="009578C4"/>
    <w:rsid w:val="00960FD2"/>
    <w:rsid w:val="00965D87"/>
    <w:rsid w:val="00967306"/>
    <w:rsid w:val="00983B56"/>
    <w:rsid w:val="009846B5"/>
    <w:rsid w:val="00985484"/>
    <w:rsid w:val="00985CA6"/>
    <w:rsid w:val="00997415"/>
    <w:rsid w:val="009A048F"/>
    <w:rsid w:val="009A473D"/>
    <w:rsid w:val="009B22E7"/>
    <w:rsid w:val="009B7A9C"/>
    <w:rsid w:val="009C32C4"/>
    <w:rsid w:val="009D131F"/>
    <w:rsid w:val="009E2863"/>
    <w:rsid w:val="009F6DB0"/>
    <w:rsid w:val="00A103C1"/>
    <w:rsid w:val="00A36D67"/>
    <w:rsid w:val="00A45970"/>
    <w:rsid w:val="00A500E5"/>
    <w:rsid w:val="00A56D36"/>
    <w:rsid w:val="00A64523"/>
    <w:rsid w:val="00A64EC4"/>
    <w:rsid w:val="00A74C4E"/>
    <w:rsid w:val="00A8192B"/>
    <w:rsid w:val="00A96B73"/>
    <w:rsid w:val="00A97847"/>
    <w:rsid w:val="00AA5E26"/>
    <w:rsid w:val="00AB2FB7"/>
    <w:rsid w:val="00AB5884"/>
    <w:rsid w:val="00AB670B"/>
    <w:rsid w:val="00AC0D3E"/>
    <w:rsid w:val="00AC367C"/>
    <w:rsid w:val="00AC3777"/>
    <w:rsid w:val="00AE7D5D"/>
    <w:rsid w:val="00AF27D7"/>
    <w:rsid w:val="00AF3CC2"/>
    <w:rsid w:val="00AF7B8D"/>
    <w:rsid w:val="00B01184"/>
    <w:rsid w:val="00B035DE"/>
    <w:rsid w:val="00B04528"/>
    <w:rsid w:val="00B13932"/>
    <w:rsid w:val="00B157C7"/>
    <w:rsid w:val="00B56FD0"/>
    <w:rsid w:val="00B760A5"/>
    <w:rsid w:val="00B81758"/>
    <w:rsid w:val="00BC3CEE"/>
    <w:rsid w:val="00BC621B"/>
    <w:rsid w:val="00BD55AA"/>
    <w:rsid w:val="00BE6EFF"/>
    <w:rsid w:val="00C614FA"/>
    <w:rsid w:val="00C64E01"/>
    <w:rsid w:val="00C66A70"/>
    <w:rsid w:val="00C95F7E"/>
    <w:rsid w:val="00CB55D5"/>
    <w:rsid w:val="00CB561C"/>
    <w:rsid w:val="00CB6EB1"/>
    <w:rsid w:val="00CC6634"/>
    <w:rsid w:val="00CD454A"/>
    <w:rsid w:val="00CD7D96"/>
    <w:rsid w:val="00CE3BB4"/>
    <w:rsid w:val="00CF06A4"/>
    <w:rsid w:val="00CF1409"/>
    <w:rsid w:val="00CF3D4E"/>
    <w:rsid w:val="00D01300"/>
    <w:rsid w:val="00D02B4B"/>
    <w:rsid w:val="00D05D59"/>
    <w:rsid w:val="00D06A29"/>
    <w:rsid w:val="00D07919"/>
    <w:rsid w:val="00D10B23"/>
    <w:rsid w:val="00D1428F"/>
    <w:rsid w:val="00D16149"/>
    <w:rsid w:val="00D40121"/>
    <w:rsid w:val="00D66997"/>
    <w:rsid w:val="00D67F18"/>
    <w:rsid w:val="00D71B8C"/>
    <w:rsid w:val="00D72313"/>
    <w:rsid w:val="00D83AF0"/>
    <w:rsid w:val="00D86C59"/>
    <w:rsid w:val="00D875D4"/>
    <w:rsid w:val="00D9086C"/>
    <w:rsid w:val="00D969B6"/>
    <w:rsid w:val="00DA32FA"/>
    <w:rsid w:val="00DB6F9B"/>
    <w:rsid w:val="00DD44FC"/>
    <w:rsid w:val="00DD7EA5"/>
    <w:rsid w:val="00DE466B"/>
    <w:rsid w:val="00DE50E9"/>
    <w:rsid w:val="00DF38CD"/>
    <w:rsid w:val="00E03761"/>
    <w:rsid w:val="00E053C0"/>
    <w:rsid w:val="00E07C89"/>
    <w:rsid w:val="00E17E7D"/>
    <w:rsid w:val="00E22A11"/>
    <w:rsid w:val="00E234C2"/>
    <w:rsid w:val="00E258B8"/>
    <w:rsid w:val="00E356B5"/>
    <w:rsid w:val="00E36AF0"/>
    <w:rsid w:val="00E4256A"/>
    <w:rsid w:val="00E44E23"/>
    <w:rsid w:val="00E46391"/>
    <w:rsid w:val="00E517FD"/>
    <w:rsid w:val="00E51BD9"/>
    <w:rsid w:val="00E643A2"/>
    <w:rsid w:val="00E70189"/>
    <w:rsid w:val="00E72E03"/>
    <w:rsid w:val="00E766F3"/>
    <w:rsid w:val="00E82DD7"/>
    <w:rsid w:val="00E947A2"/>
    <w:rsid w:val="00E95157"/>
    <w:rsid w:val="00E964AC"/>
    <w:rsid w:val="00EA0503"/>
    <w:rsid w:val="00EA2A47"/>
    <w:rsid w:val="00EC044D"/>
    <w:rsid w:val="00ED4C5C"/>
    <w:rsid w:val="00ED55D0"/>
    <w:rsid w:val="00ED75E0"/>
    <w:rsid w:val="00EE3726"/>
    <w:rsid w:val="00EF3028"/>
    <w:rsid w:val="00EF64BE"/>
    <w:rsid w:val="00EF69B4"/>
    <w:rsid w:val="00F052BE"/>
    <w:rsid w:val="00F207BF"/>
    <w:rsid w:val="00F32498"/>
    <w:rsid w:val="00F54D4E"/>
    <w:rsid w:val="00F63408"/>
    <w:rsid w:val="00F70BD3"/>
    <w:rsid w:val="00F72E75"/>
    <w:rsid w:val="00F85F07"/>
    <w:rsid w:val="00F93A0F"/>
    <w:rsid w:val="00F976CF"/>
    <w:rsid w:val="00FB5977"/>
    <w:rsid w:val="00FB5B7C"/>
    <w:rsid w:val="00FC18B9"/>
    <w:rsid w:val="00FE3D4D"/>
    <w:rsid w:val="00FF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5D62D5D-0E0C-4E27-AE9C-6AC96782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65D87"/>
    <w:rPr>
      <w:color w:val="0000FF"/>
      <w:u w:val="single"/>
    </w:rPr>
  </w:style>
  <w:style w:type="paragraph" w:styleId="Footer">
    <w:name w:val="footer"/>
    <w:basedOn w:val="Normal"/>
    <w:link w:val="FooterChar"/>
    <w:uiPriority w:val="99"/>
    <w:rsid w:val="00965D87"/>
    <w:pPr>
      <w:tabs>
        <w:tab w:val="center" w:pos="4320"/>
        <w:tab w:val="right" w:pos="8640"/>
      </w:tabs>
    </w:pPr>
  </w:style>
  <w:style w:type="character" w:styleId="PageNumber">
    <w:name w:val="page number"/>
    <w:basedOn w:val="DefaultParagraphFont"/>
    <w:rsid w:val="00965D87"/>
  </w:style>
  <w:style w:type="paragraph" w:styleId="Header">
    <w:name w:val="header"/>
    <w:basedOn w:val="Normal"/>
    <w:link w:val="HeaderChar"/>
    <w:uiPriority w:val="99"/>
    <w:rsid w:val="00E72E03"/>
    <w:pPr>
      <w:tabs>
        <w:tab w:val="center" w:pos="4680"/>
        <w:tab w:val="right" w:pos="9360"/>
      </w:tabs>
    </w:pPr>
  </w:style>
  <w:style w:type="character" w:customStyle="1" w:styleId="HeaderChar">
    <w:name w:val="Header Char"/>
    <w:link w:val="Header"/>
    <w:uiPriority w:val="99"/>
    <w:rsid w:val="00E72E03"/>
    <w:rPr>
      <w:sz w:val="24"/>
      <w:szCs w:val="24"/>
    </w:rPr>
  </w:style>
  <w:style w:type="character" w:customStyle="1" w:styleId="FooterChar">
    <w:name w:val="Footer Char"/>
    <w:link w:val="Footer"/>
    <w:uiPriority w:val="99"/>
    <w:rsid w:val="00E72E03"/>
    <w:rPr>
      <w:sz w:val="24"/>
      <w:szCs w:val="24"/>
    </w:rPr>
  </w:style>
  <w:style w:type="character" w:styleId="HTMLCite">
    <w:name w:val="HTML Cite"/>
    <w:uiPriority w:val="99"/>
    <w:unhideWhenUsed/>
    <w:rsid w:val="00894910"/>
    <w:rPr>
      <w:i/>
      <w:iCs/>
    </w:rPr>
  </w:style>
  <w:style w:type="paragraph" w:styleId="FootnoteText">
    <w:name w:val="footnote text"/>
    <w:basedOn w:val="Normal"/>
    <w:link w:val="FootnoteTextChar"/>
    <w:rsid w:val="00AB2FB7"/>
    <w:rPr>
      <w:sz w:val="20"/>
      <w:szCs w:val="20"/>
    </w:rPr>
  </w:style>
  <w:style w:type="character" w:customStyle="1" w:styleId="FootnoteTextChar">
    <w:name w:val="Footnote Text Char"/>
    <w:basedOn w:val="DefaultParagraphFont"/>
    <w:link w:val="FootnoteText"/>
    <w:rsid w:val="00AB2FB7"/>
  </w:style>
  <w:style w:type="character" w:styleId="FootnoteReference">
    <w:name w:val="footnote reference"/>
    <w:rsid w:val="00AB2FB7"/>
    <w:rPr>
      <w:vertAlign w:val="superscript"/>
    </w:rPr>
  </w:style>
  <w:style w:type="paragraph" w:styleId="BalloonText">
    <w:name w:val="Balloon Text"/>
    <w:basedOn w:val="Normal"/>
    <w:link w:val="BalloonTextChar"/>
    <w:rsid w:val="003D6656"/>
    <w:rPr>
      <w:rFonts w:ascii="Tahoma" w:hAnsi="Tahoma" w:cs="Tahoma"/>
      <w:sz w:val="16"/>
      <w:szCs w:val="16"/>
    </w:rPr>
  </w:style>
  <w:style w:type="character" w:customStyle="1" w:styleId="BalloonTextChar">
    <w:name w:val="Balloon Text Char"/>
    <w:link w:val="BalloonText"/>
    <w:rsid w:val="003D6656"/>
    <w:rPr>
      <w:rFonts w:ascii="Tahoma" w:hAnsi="Tahoma" w:cs="Tahoma"/>
      <w:sz w:val="16"/>
      <w:szCs w:val="16"/>
    </w:rPr>
  </w:style>
  <w:style w:type="paragraph" w:customStyle="1" w:styleId="Sp19b">
    <w:name w:val="Sp19b"/>
    <w:rsid w:val="00F63408"/>
    <w:rPr>
      <w:rFonts w:ascii="Lori" w:hAnsi="Lori" w:cs="Arial"/>
      <w:sz w:val="22"/>
      <w:szCs w:val="24"/>
    </w:rPr>
  </w:style>
  <w:style w:type="character" w:customStyle="1" w:styleId="MTConvertedEquation">
    <w:name w:val="MTConvertedEquation"/>
    <w:basedOn w:val="DefaultParagraphFont"/>
    <w:rsid w:val="006F5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17328">
      <w:bodyDiv w:val="1"/>
      <w:marLeft w:val="0"/>
      <w:marRight w:val="0"/>
      <w:marTop w:val="0"/>
      <w:marBottom w:val="0"/>
      <w:divBdr>
        <w:top w:val="none" w:sz="0" w:space="0" w:color="auto"/>
        <w:left w:val="none" w:sz="0" w:space="0" w:color="auto"/>
        <w:bottom w:val="none" w:sz="0" w:space="0" w:color="auto"/>
        <w:right w:val="none" w:sz="0" w:space="0" w:color="auto"/>
      </w:divBdr>
    </w:div>
    <w:div w:id="498539886">
      <w:bodyDiv w:val="1"/>
      <w:marLeft w:val="0"/>
      <w:marRight w:val="0"/>
      <w:marTop w:val="0"/>
      <w:marBottom w:val="0"/>
      <w:divBdr>
        <w:top w:val="none" w:sz="0" w:space="0" w:color="auto"/>
        <w:left w:val="none" w:sz="0" w:space="0" w:color="auto"/>
        <w:bottom w:val="none" w:sz="0" w:space="0" w:color="auto"/>
        <w:right w:val="none" w:sz="0" w:space="0" w:color="auto"/>
      </w:divBdr>
    </w:div>
    <w:div w:id="957031514">
      <w:bodyDiv w:val="1"/>
      <w:marLeft w:val="0"/>
      <w:marRight w:val="0"/>
      <w:marTop w:val="0"/>
      <w:marBottom w:val="0"/>
      <w:divBdr>
        <w:top w:val="none" w:sz="0" w:space="0" w:color="auto"/>
        <w:left w:val="none" w:sz="0" w:space="0" w:color="auto"/>
        <w:bottom w:val="none" w:sz="0" w:space="0" w:color="auto"/>
        <w:right w:val="none" w:sz="0" w:space="0" w:color="auto"/>
      </w:divBdr>
      <w:divsChild>
        <w:div w:id="198512703">
          <w:marLeft w:val="0"/>
          <w:marRight w:val="0"/>
          <w:marTop w:val="0"/>
          <w:marBottom w:val="0"/>
          <w:divBdr>
            <w:top w:val="none" w:sz="0" w:space="0" w:color="auto"/>
            <w:left w:val="none" w:sz="0" w:space="0" w:color="auto"/>
            <w:bottom w:val="none" w:sz="0" w:space="0" w:color="auto"/>
            <w:right w:val="none" w:sz="0" w:space="0" w:color="auto"/>
          </w:divBdr>
        </w:div>
        <w:div w:id="722096852">
          <w:marLeft w:val="0"/>
          <w:marRight w:val="0"/>
          <w:marTop w:val="0"/>
          <w:marBottom w:val="0"/>
          <w:divBdr>
            <w:top w:val="none" w:sz="0" w:space="0" w:color="auto"/>
            <w:left w:val="none" w:sz="0" w:space="0" w:color="auto"/>
            <w:bottom w:val="none" w:sz="0" w:space="0" w:color="auto"/>
            <w:right w:val="none" w:sz="0" w:space="0" w:color="auto"/>
          </w:divBdr>
          <w:divsChild>
            <w:div w:id="191236431">
              <w:marLeft w:val="0"/>
              <w:marRight w:val="0"/>
              <w:marTop w:val="0"/>
              <w:marBottom w:val="0"/>
              <w:divBdr>
                <w:top w:val="none" w:sz="0" w:space="0" w:color="auto"/>
                <w:left w:val="none" w:sz="0" w:space="0" w:color="auto"/>
                <w:bottom w:val="none" w:sz="0" w:space="0" w:color="auto"/>
                <w:right w:val="none" w:sz="0" w:space="0" w:color="auto"/>
              </w:divBdr>
            </w:div>
            <w:div w:id="14481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9813">
      <w:bodyDiv w:val="1"/>
      <w:marLeft w:val="0"/>
      <w:marRight w:val="0"/>
      <w:marTop w:val="0"/>
      <w:marBottom w:val="0"/>
      <w:divBdr>
        <w:top w:val="none" w:sz="0" w:space="0" w:color="auto"/>
        <w:left w:val="none" w:sz="0" w:space="0" w:color="auto"/>
        <w:bottom w:val="none" w:sz="0" w:space="0" w:color="auto"/>
        <w:right w:val="none" w:sz="0" w:space="0" w:color="auto"/>
      </w:divBdr>
    </w:div>
    <w:div w:id="1188832293">
      <w:bodyDiv w:val="1"/>
      <w:marLeft w:val="0"/>
      <w:marRight w:val="0"/>
      <w:marTop w:val="0"/>
      <w:marBottom w:val="0"/>
      <w:divBdr>
        <w:top w:val="none" w:sz="0" w:space="0" w:color="auto"/>
        <w:left w:val="none" w:sz="0" w:space="0" w:color="auto"/>
        <w:bottom w:val="none" w:sz="0" w:space="0" w:color="auto"/>
        <w:right w:val="none" w:sz="0" w:space="0" w:color="auto"/>
      </w:divBdr>
    </w:div>
    <w:div w:id="1564750603">
      <w:bodyDiv w:val="1"/>
      <w:marLeft w:val="0"/>
      <w:marRight w:val="0"/>
      <w:marTop w:val="0"/>
      <w:marBottom w:val="0"/>
      <w:divBdr>
        <w:top w:val="none" w:sz="0" w:space="0" w:color="auto"/>
        <w:left w:val="none" w:sz="0" w:space="0" w:color="auto"/>
        <w:bottom w:val="none" w:sz="0" w:space="0" w:color="auto"/>
        <w:right w:val="none" w:sz="0" w:space="0" w:color="auto"/>
      </w:divBdr>
      <w:divsChild>
        <w:div w:id="544021941">
          <w:marLeft w:val="0"/>
          <w:marRight w:val="0"/>
          <w:marTop w:val="0"/>
          <w:marBottom w:val="0"/>
          <w:divBdr>
            <w:top w:val="none" w:sz="0" w:space="0" w:color="auto"/>
            <w:left w:val="none" w:sz="0" w:space="0" w:color="auto"/>
            <w:bottom w:val="none" w:sz="0" w:space="0" w:color="auto"/>
            <w:right w:val="none" w:sz="0" w:space="0" w:color="auto"/>
          </w:divBdr>
        </w:div>
        <w:div w:id="1704092268">
          <w:marLeft w:val="0"/>
          <w:marRight w:val="0"/>
          <w:marTop w:val="0"/>
          <w:marBottom w:val="0"/>
          <w:divBdr>
            <w:top w:val="none" w:sz="0" w:space="0" w:color="auto"/>
            <w:left w:val="none" w:sz="0" w:space="0" w:color="auto"/>
            <w:bottom w:val="none" w:sz="0" w:space="0" w:color="auto"/>
            <w:right w:val="none" w:sz="0" w:space="0" w:color="auto"/>
          </w:divBdr>
          <w:divsChild>
            <w:div w:id="1101682307">
              <w:marLeft w:val="0"/>
              <w:marRight w:val="0"/>
              <w:marTop w:val="0"/>
              <w:marBottom w:val="0"/>
              <w:divBdr>
                <w:top w:val="none" w:sz="0" w:space="0" w:color="auto"/>
                <w:left w:val="none" w:sz="0" w:space="0" w:color="auto"/>
                <w:bottom w:val="none" w:sz="0" w:space="0" w:color="auto"/>
                <w:right w:val="none" w:sz="0" w:space="0" w:color="auto"/>
              </w:divBdr>
            </w:div>
            <w:div w:id="18528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7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2.bin"/><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oleObject" Target="embeddings/oleObject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oleObject3.bin"/><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wmf"/><Relationship Id="rId32" Type="http://schemas.openxmlformats.org/officeDocument/2006/relationships/image" Target="media/image19.emf"/><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oleObject" Target="embeddings/oleObject8.bin"/><Relationship Id="rId10" Type="http://schemas.openxmlformats.org/officeDocument/2006/relationships/image" Target="media/image3.emf"/><Relationship Id="rId19" Type="http://schemas.openxmlformats.org/officeDocument/2006/relationships/image" Target="media/image10.w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w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wmf"/><Relationship Id="rId25" Type="http://schemas.openxmlformats.org/officeDocument/2006/relationships/oleObject" Target="embeddings/oleObject5.bin"/><Relationship Id="rId33" Type="http://schemas.openxmlformats.org/officeDocument/2006/relationships/image" Target="media/image20.wm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E3EB0-6C2E-634C-AADF-DF5877BB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Part I</vt:lpstr>
    </vt:vector>
  </TitlesOfParts>
  <Company>NA</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I</dc:title>
  <dc:subject>Spring 2019b</dc:subject>
  <dc:creator>rwm9sp</dc:creator>
  <cp:keywords/>
  <cp:lastModifiedBy>Ishaan Dey</cp:lastModifiedBy>
  <cp:revision>9</cp:revision>
  <cp:lastPrinted>2019-04-16T21:16:00Z</cp:lastPrinted>
  <dcterms:created xsi:type="dcterms:W3CDTF">2019-04-25T22:52:00Z</dcterms:created>
  <dcterms:modified xsi:type="dcterms:W3CDTF">2019-05-05T15:48:00Z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